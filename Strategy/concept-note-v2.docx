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4FC22" w14:textId="77777777" w:rsidR="002256B2" w:rsidRDefault="00000000">
      <w:pPr>
        <w:spacing w:before="3600"/>
        <w:jc w:val="center"/>
      </w:pPr>
      <w:r>
        <w:rPr>
          <w:rFonts w:ascii="Georgia" w:eastAsia="Georgia" w:hAnsi="Georgia" w:cs="Georgia"/>
          <w:b/>
          <w:bCs/>
          <w:color w:val="1F3864"/>
          <w:sz w:val="80"/>
          <w:szCs w:val="80"/>
        </w:rPr>
        <w:t>LONG TALES</w:t>
      </w:r>
    </w:p>
    <w:p w14:paraId="2F6975E0" w14:textId="77777777" w:rsidR="002256B2" w:rsidRDefault="00000000">
      <w:pPr>
        <w:spacing w:after="200"/>
        <w:jc w:val="center"/>
      </w:pPr>
      <w:r>
        <w:rPr>
          <w:rFonts w:ascii="Georgia" w:eastAsia="Georgia" w:hAnsi="Georgia" w:cs="Georgia"/>
          <w:i/>
          <w:iCs/>
          <w:color w:val="9C5A23"/>
          <w:sz w:val="30"/>
          <w:szCs w:val="30"/>
        </w:rPr>
        <w:t>Buffalo Desi Ghee from Rajasthani Villages</w:t>
      </w:r>
    </w:p>
    <w:p w14:paraId="7BDBDDD3" w14:textId="77777777" w:rsidR="002256B2" w:rsidRDefault="00000000">
      <w:pPr>
        <w:pBdr>
          <w:top w:val="single" w:sz="4" w:space="8" w:color="9C5A23"/>
          <w:bottom w:val="single" w:sz="4" w:space="8" w:color="9C5A23"/>
        </w:pBdr>
        <w:spacing w:after="80"/>
        <w:jc w:val="center"/>
      </w:pPr>
      <w:r>
        <w:rPr>
          <w:color w:val="595959"/>
          <w:sz w:val="24"/>
          <w:szCs w:val="24"/>
        </w:rPr>
        <w:t>Concept Note  ·  Competitive Research  ·  Business Model</w:t>
      </w:r>
    </w:p>
    <w:p w14:paraId="3CD9E47C" w14:textId="77777777" w:rsidR="002256B2" w:rsidRDefault="00000000">
      <w:pPr>
        <w:spacing w:before="1200"/>
        <w:jc w:val="center"/>
      </w:pPr>
      <w:r>
        <w:rPr>
          <w:i/>
          <w:iCs/>
          <w:color w:val="595959"/>
          <w:sz w:val="20"/>
          <w:szCs w:val="20"/>
        </w:rPr>
        <w:t>April 2026  |  Internal Working Document</w:t>
      </w:r>
    </w:p>
    <w:p w14:paraId="0E1F3434" w14:textId="77777777" w:rsidR="002256B2" w:rsidRDefault="00000000">
      <w:r>
        <w:br w:type="page"/>
      </w:r>
    </w:p>
    <w:p w14:paraId="5E22697C" w14:textId="77777777" w:rsidR="002256B2" w:rsidRDefault="00000000">
      <w:pPr>
        <w:spacing w:after="40"/>
      </w:pPr>
      <w:r>
        <w:rPr>
          <w:b/>
          <w:bCs/>
          <w:color w:val="9C5A23"/>
          <w:sz w:val="20"/>
          <w:szCs w:val="20"/>
        </w:rPr>
        <w:lastRenderedPageBreak/>
        <w:t>PART ONE</w:t>
      </w:r>
    </w:p>
    <w:p w14:paraId="69359588" w14:textId="77777777" w:rsidR="002256B2" w:rsidRDefault="00000000">
      <w:pPr>
        <w:pStyle w:val="Heading1"/>
        <w:pBdr>
          <w:bottom w:val="single" w:sz="6" w:space="4" w:color="1F3864"/>
        </w:pBdr>
      </w:pPr>
      <w:r>
        <w:t>The Concept</w:t>
      </w:r>
    </w:p>
    <w:p w14:paraId="47B67A4B" w14:textId="77777777" w:rsidR="002256B2" w:rsidRDefault="00000000">
      <w:pPr>
        <w:pStyle w:val="Heading2"/>
      </w:pPr>
      <w:r>
        <w:t>What Long Tales Is</w:t>
      </w:r>
    </w:p>
    <w:p w14:paraId="3E7E5AB3" w14:textId="77777777" w:rsidR="002256B2" w:rsidRDefault="00000000">
      <w:pPr>
        <w:spacing w:after="120"/>
      </w:pPr>
      <w:r>
        <w:t>Long Tales is a buffalo desi ghee brand that sources finished ghee directly from Meena farming families in Rajasthan’s Karauli, Sawai Madhopur, Dholpur, and Alwar districts, and delivers it as-is to households in Gurgaon. Nothing is added. Nothing is blended. Nothing is standardised.</w:t>
      </w:r>
    </w:p>
    <w:p w14:paraId="106A5B7F" w14:textId="77777777" w:rsidR="002256B2" w:rsidRDefault="00000000">
      <w:pPr>
        <w:spacing w:after="120"/>
      </w:pPr>
      <w:r>
        <w:t>Every jar carries the name of the village, the family, and the month it came from. If a winter batch tastes different from a summer batch, that is the point. Long Tales is not a ghee manufacturer. It is a sourcing, curation, and storytelling brand built on a community supply chain that already exists.</w:t>
      </w:r>
    </w:p>
    <w:p w14:paraId="5B44E223" w14:textId="77777777" w:rsidR="002256B2" w:rsidRDefault="00000000">
      <w:pPr>
        <w:pStyle w:val="Heading2"/>
      </w:pPr>
      <w:r>
        <w:t>The Problem</w:t>
      </w:r>
    </w:p>
    <w:p w14:paraId="7CA45218" w14:textId="77777777" w:rsidR="002256B2" w:rsidRDefault="00000000">
      <w:pPr>
        <w:spacing w:after="120"/>
      </w:pPr>
      <w:r>
        <w:t>The premium ghee market in India has exploded — but it has gone exclusively in one direction: cow ghee, A2 protein claims, Gir breed, Ayurvedic wellness positioning. Every funded D2C brand (Two Brothers, Anveshan, Akshayakalpa, Kapiva) plays in this lane. Buffalo ghee — richer, denser, more aromatic, and the traditional cooking fat across North Indian kitchens — has been left entirely to mass-market cooperatives (Amul, Saras) and the unbranded village economy.</w:t>
      </w:r>
    </w:p>
    <w:p w14:paraId="46EE6CD0" w14:textId="77777777" w:rsidR="002256B2" w:rsidRDefault="00000000">
      <w:pPr>
        <w:spacing w:after="120"/>
      </w:pPr>
      <w:r>
        <w:t>There is no premium buffalo ghee brand with a provenance story in India today. The Gurgaon household that pays ₹3,370/L for Two Brothers’ Gir cow ghee has no branded equivalent for the buffalo ghee their grandmother used.</w:t>
      </w:r>
    </w:p>
    <w:p w14:paraId="43D13869" w14:textId="77777777" w:rsidR="002256B2" w:rsidRDefault="00000000">
      <w:pPr>
        <w:pStyle w:val="Heading2"/>
      </w:pPr>
      <w:r>
        <w:t>The Product</w:t>
      </w:r>
    </w:p>
    <w:p w14:paraId="4C6DED9C" w14:textId="77777777" w:rsidR="002256B2" w:rsidRDefault="00000000">
      <w:pPr>
        <w:spacing w:after="120"/>
      </w:pPr>
      <w:r>
        <w:t>Pure buffalo desi ghee, made by the bilona method in Rajasthani villages. Curd is set from whole buffalo milk, hand-churned to extract butter, and slow-cooked over wood or cow-dung fire until the ghee separates. The founder buys the finished ghee directly from the farmer. It is then filtered, bottled in glass jars, labelled with a batch card, and delivered.</w:t>
      </w:r>
    </w:p>
    <w:p w14:paraId="30414EDE" w14:textId="77777777" w:rsidR="002256B2" w:rsidRDefault="00000000">
      <w:pPr>
        <w:spacing w:after="120"/>
      </w:pPr>
      <w:r>
        <w:t>Two SKUs:</w:t>
      </w:r>
    </w:p>
    <w:p w14:paraId="547B6247" w14:textId="77777777" w:rsidR="002256B2" w:rsidRDefault="00000000">
      <w:pPr>
        <w:pStyle w:val="ListParagraph"/>
        <w:numPr>
          <w:ilvl w:val="0"/>
          <w:numId w:val="2"/>
        </w:numPr>
        <w:spacing w:after="80"/>
      </w:pPr>
      <w:r>
        <w:t>500g glass jar at ₹1,500 — the acquisition SKU. Low enough for a first-time buy after sampling.</w:t>
      </w:r>
    </w:p>
    <w:p w14:paraId="1C763083" w14:textId="77777777" w:rsidR="002256B2" w:rsidRDefault="00000000">
      <w:pPr>
        <w:pStyle w:val="ListParagraph"/>
        <w:numPr>
          <w:ilvl w:val="0"/>
          <w:numId w:val="2"/>
        </w:numPr>
        <w:spacing w:after="80"/>
      </w:pPr>
      <w:r>
        <w:t>1kg glass jar at ₹2,800 — the retention SKU. Introduced to repeat customers for better value and higher profit per unit.</w:t>
      </w:r>
    </w:p>
    <w:p w14:paraId="7D2FC895" w14:textId="77777777" w:rsidR="002256B2" w:rsidRDefault="00000000">
      <w:pPr>
        <w:pStyle w:val="Heading2"/>
      </w:pPr>
      <w:r>
        <w:t>Sourcing: The Community Supply Chain</w:t>
      </w:r>
    </w:p>
    <w:p w14:paraId="2D2F08C5" w14:textId="77777777" w:rsidR="002256B2" w:rsidRDefault="00000000">
      <w:pPr>
        <w:spacing w:after="120"/>
      </w:pPr>
      <w:r>
        <w:t>This is where Long Tales is structurally different from every competitor in the market.</w:t>
      </w:r>
    </w:p>
    <w:p w14:paraId="00704529" w14:textId="77777777" w:rsidR="002256B2" w:rsidRDefault="00000000">
      <w:pPr>
        <w:spacing w:after="120"/>
      </w:pPr>
      <w:r>
        <w:t>The founder belongs to the Meena community in Rajasthan. The sourcing villages — Karauli, Sawai Madhopur, Dholpur, Alwar — are home. The farmers are family, extended family, and lifelong community. This means:</w:t>
      </w:r>
    </w:p>
    <w:p w14:paraId="6E19F655" w14:textId="77777777" w:rsidR="002256B2" w:rsidRDefault="00000000">
      <w:pPr>
        <w:pStyle w:val="ListParagraph"/>
        <w:numPr>
          <w:ilvl w:val="0"/>
          <w:numId w:val="2"/>
        </w:numPr>
        <w:spacing w:after="80"/>
      </w:pPr>
      <w:r>
        <w:t>No field team needed. Sourcing relationships are pre-existing, trust-based, and maintained through social bonds, not contracts.</w:t>
      </w:r>
    </w:p>
    <w:p w14:paraId="750BFCCF" w14:textId="77777777" w:rsidR="002256B2" w:rsidRDefault="00000000">
      <w:pPr>
        <w:pStyle w:val="ListParagraph"/>
        <w:numPr>
          <w:ilvl w:val="0"/>
          <w:numId w:val="2"/>
        </w:numPr>
        <w:spacing w:after="80"/>
      </w:pPr>
      <w:r>
        <w:t>No farmer onboarding or training. These families have been making bilona ghee for generations. The founder’s quality judgement is built on a lifetime of eating this ghee.</w:t>
      </w:r>
    </w:p>
    <w:p w14:paraId="67EE8629" w14:textId="77777777" w:rsidR="002256B2" w:rsidRDefault="00000000">
      <w:pPr>
        <w:pStyle w:val="ListParagraph"/>
        <w:numPr>
          <w:ilvl w:val="0"/>
          <w:numId w:val="2"/>
        </w:numPr>
        <w:spacing w:after="80"/>
      </w:pPr>
      <w:r>
        <w:lastRenderedPageBreak/>
        <w:t>No technology stack for traceability. The founder knows every farmer personally. A phone call confirms the batch.</w:t>
      </w:r>
    </w:p>
    <w:p w14:paraId="449DC190" w14:textId="77777777" w:rsidR="002256B2" w:rsidRDefault="00000000">
      <w:pPr>
        <w:pStyle w:val="ListParagraph"/>
        <w:numPr>
          <w:ilvl w:val="0"/>
          <w:numId w:val="2"/>
        </w:numPr>
        <w:spacing w:after="80"/>
      </w:pPr>
      <w:r>
        <w:t>Price negotiation is trust-based. Current village rate is ₹1,100/kg for finished buffalo ghee. Fair for the farmer, workable for the brand.</w:t>
      </w:r>
    </w:p>
    <w:p w14:paraId="73179603" w14:textId="77777777" w:rsidR="002256B2" w:rsidRDefault="00000000">
      <w:pPr>
        <w:pStyle w:val="ListParagraph"/>
        <w:numPr>
          <w:ilvl w:val="0"/>
          <w:numId w:val="2"/>
        </w:numPr>
        <w:spacing w:after="80"/>
      </w:pPr>
      <w:r>
        <w:t>Scaling to new villages requires one introduction, not a new hire. The Meena community network across eastern Rajasthan opens doors that money cannot.</w:t>
      </w:r>
    </w:p>
    <w:p w14:paraId="6AE2F616" w14:textId="77777777" w:rsidR="002256B2" w:rsidRDefault="00000000">
      <w:pPr>
        <w:spacing w:after="120"/>
      </w:pPr>
      <w:r>
        <w:rPr>
          <w:i/>
          <w:iCs/>
          <w:color w:val="595959"/>
        </w:rPr>
        <w:t>Two Brothers raised ₹110 Cr partly to “invest in technology to train farmers.” Anveshan uses blockchain and IoT for traceability. Long Tales’ traceability system is that the founder walked these lanes as a child. The trust infrastructure is inherited, not built.</w:t>
      </w:r>
    </w:p>
    <w:p w14:paraId="200793B8" w14:textId="77777777" w:rsidR="002256B2" w:rsidRDefault="00000000">
      <w:pPr>
        <w:pStyle w:val="Heading2"/>
      </w:pPr>
      <w:r>
        <w:t>Distribution: Gated Societies, Not E-commerce</w:t>
      </w:r>
    </w:p>
    <w:p w14:paraId="5DBAB8B5" w14:textId="77777777" w:rsidR="002256B2" w:rsidRDefault="00000000">
      <w:pPr>
        <w:spacing w:after="120"/>
      </w:pPr>
      <w:r>
        <w:t>Long Tales does not sell on Amazon, Flipkart, Blinkit, Zepto, or any platform. There is no website checkout, no payment gateway, and no paid Instagram marketing.</w:t>
      </w:r>
    </w:p>
    <w:p w14:paraId="5F4CE0CD" w14:textId="77777777" w:rsidR="002256B2" w:rsidRDefault="00000000">
      <w:pPr>
        <w:spacing w:after="120"/>
      </w:pPr>
      <w:r>
        <w:t>The model is deliberately simple: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2256B2" w14:paraId="3437ACBB" w14:textId="77777777">
        <w:tblPrEx>
          <w:tblCellMar>
            <w:top w:w="0" w:type="dxa"/>
            <w:bottom w:w="0" w:type="dxa"/>
          </w:tblCellMar>
        </w:tblPrEx>
        <w:tc>
          <w:tcPr>
            <w:tcW w:w="1800" w:type="dxa"/>
            <w:tcBorders>
              <w:top w:val="single" w:sz="4" w:space="0" w:color="C0C0C0"/>
              <w:left w:val="single" w:sz="4" w:space="0" w:color="C0C0C0"/>
              <w:bottom w:val="single" w:sz="4" w:space="0" w:color="C0C0C0"/>
              <w:right w:val="single" w:sz="4" w:space="0" w:color="C0C0C0"/>
            </w:tcBorders>
            <w:shd w:val="clear" w:color="auto" w:fill="FBF5EC"/>
            <w:tcMar>
              <w:top w:w="60" w:type="dxa"/>
              <w:left w:w="100" w:type="dxa"/>
              <w:bottom w:w="60" w:type="dxa"/>
              <w:right w:w="100" w:type="dxa"/>
            </w:tcMar>
          </w:tcPr>
          <w:p w14:paraId="23590BA4" w14:textId="77777777" w:rsidR="002256B2" w:rsidRDefault="00000000">
            <w:r>
              <w:rPr>
                <w:b/>
                <w:bCs/>
                <w:color w:val="1F3864"/>
                <w:sz w:val="20"/>
                <w:szCs w:val="20"/>
              </w:rPr>
              <w:t>Sampling</w:t>
            </w:r>
          </w:p>
        </w:tc>
        <w:tc>
          <w:tcPr>
            <w:tcW w:w="756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2A204D06" w14:textId="77777777" w:rsidR="002256B2" w:rsidRDefault="00000000">
            <w:r>
              <w:rPr>
                <w:sz w:val="20"/>
                <w:szCs w:val="20"/>
              </w:rPr>
              <w:t>20g ghee samples + pamphlet distributed door-to-door in gated societies in Gurgaon (DLF phases, Sushant Lok, Golf Course, South City, etc.)</w:t>
            </w:r>
          </w:p>
        </w:tc>
      </w:tr>
      <w:tr w:rsidR="002256B2" w14:paraId="020B5F73" w14:textId="77777777">
        <w:tblPrEx>
          <w:tblCellMar>
            <w:top w:w="0" w:type="dxa"/>
            <w:bottom w:w="0" w:type="dxa"/>
          </w:tblCellMar>
        </w:tblPrEx>
        <w:tc>
          <w:tcPr>
            <w:tcW w:w="1800" w:type="dxa"/>
            <w:tcBorders>
              <w:top w:val="single" w:sz="4" w:space="0" w:color="C0C0C0"/>
              <w:left w:val="single" w:sz="4" w:space="0" w:color="C0C0C0"/>
              <w:bottom w:val="single" w:sz="4" w:space="0" w:color="C0C0C0"/>
              <w:right w:val="single" w:sz="4" w:space="0" w:color="C0C0C0"/>
            </w:tcBorders>
            <w:shd w:val="clear" w:color="auto" w:fill="FBF5EC"/>
            <w:tcMar>
              <w:top w:w="60" w:type="dxa"/>
              <w:left w:w="100" w:type="dxa"/>
              <w:bottom w:w="60" w:type="dxa"/>
              <w:right w:w="100" w:type="dxa"/>
            </w:tcMar>
          </w:tcPr>
          <w:p w14:paraId="56EA5BB2" w14:textId="77777777" w:rsidR="002256B2" w:rsidRDefault="00000000">
            <w:r>
              <w:rPr>
                <w:b/>
                <w:bCs/>
                <w:color w:val="1F3864"/>
                <w:sz w:val="20"/>
                <w:szCs w:val="20"/>
              </w:rPr>
              <w:t>Ordering</w:t>
            </w:r>
          </w:p>
        </w:tc>
        <w:tc>
          <w:tcPr>
            <w:tcW w:w="756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77CCACBA" w14:textId="77777777" w:rsidR="002256B2" w:rsidRDefault="00000000">
            <w:r>
              <w:rPr>
                <w:sz w:val="20"/>
                <w:szCs w:val="20"/>
              </w:rPr>
              <w:t>Customer sends a WhatsApp message.</w:t>
            </w:r>
          </w:p>
        </w:tc>
      </w:tr>
      <w:tr w:rsidR="002256B2" w14:paraId="4DE62765" w14:textId="77777777">
        <w:tblPrEx>
          <w:tblCellMar>
            <w:top w:w="0" w:type="dxa"/>
            <w:bottom w:w="0" w:type="dxa"/>
          </w:tblCellMar>
        </w:tblPrEx>
        <w:tc>
          <w:tcPr>
            <w:tcW w:w="1800" w:type="dxa"/>
            <w:tcBorders>
              <w:top w:val="single" w:sz="4" w:space="0" w:color="C0C0C0"/>
              <w:left w:val="single" w:sz="4" w:space="0" w:color="C0C0C0"/>
              <w:bottom w:val="single" w:sz="4" w:space="0" w:color="C0C0C0"/>
              <w:right w:val="single" w:sz="4" w:space="0" w:color="C0C0C0"/>
            </w:tcBorders>
            <w:shd w:val="clear" w:color="auto" w:fill="FBF5EC"/>
            <w:tcMar>
              <w:top w:w="60" w:type="dxa"/>
              <w:left w:w="100" w:type="dxa"/>
              <w:bottom w:w="60" w:type="dxa"/>
              <w:right w:w="100" w:type="dxa"/>
            </w:tcMar>
          </w:tcPr>
          <w:p w14:paraId="09596645" w14:textId="77777777" w:rsidR="002256B2" w:rsidRDefault="00000000">
            <w:r>
              <w:rPr>
                <w:b/>
                <w:bCs/>
                <w:color w:val="1F3864"/>
                <w:sz w:val="20"/>
                <w:szCs w:val="20"/>
              </w:rPr>
              <w:t>Delivery</w:t>
            </w:r>
          </w:p>
        </w:tc>
        <w:tc>
          <w:tcPr>
            <w:tcW w:w="756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45B50DFB" w14:textId="77777777" w:rsidR="002256B2" w:rsidRDefault="00000000">
            <w:r>
              <w:rPr>
                <w:sz w:val="20"/>
                <w:szCs w:val="20"/>
              </w:rPr>
              <w:t>One delivery person on a motorbike brings the jar to the door.</w:t>
            </w:r>
          </w:p>
        </w:tc>
      </w:tr>
      <w:tr w:rsidR="002256B2" w14:paraId="1916E2AB" w14:textId="77777777">
        <w:tblPrEx>
          <w:tblCellMar>
            <w:top w:w="0" w:type="dxa"/>
            <w:bottom w:w="0" w:type="dxa"/>
          </w:tblCellMar>
        </w:tblPrEx>
        <w:tc>
          <w:tcPr>
            <w:tcW w:w="1800" w:type="dxa"/>
            <w:tcBorders>
              <w:top w:val="single" w:sz="4" w:space="0" w:color="C0C0C0"/>
              <w:left w:val="single" w:sz="4" w:space="0" w:color="C0C0C0"/>
              <w:bottom w:val="single" w:sz="4" w:space="0" w:color="C0C0C0"/>
              <w:right w:val="single" w:sz="4" w:space="0" w:color="C0C0C0"/>
            </w:tcBorders>
            <w:shd w:val="clear" w:color="auto" w:fill="FBF5EC"/>
            <w:tcMar>
              <w:top w:w="60" w:type="dxa"/>
              <w:left w:w="100" w:type="dxa"/>
              <w:bottom w:w="60" w:type="dxa"/>
              <w:right w:w="100" w:type="dxa"/>
            </w:tcMar>
          </w:tcPr>
          <w:p w14:paraId="11823AB7" w14:textId="77777777" w:rsidR="002256B2" w:rsidRDefault="00000000">
            <w:r>
              <w:rPr>
                <w:b/>
                <w:bCs/>
                <w:color w:val="1F3864"/>
                <w:sz w:val="20"/>
                <w:szCs w:val="20"/>
              </w:rPr>
              <w:t>Payment</w:t>
            </w:r>
          </w:p>
        </w:tc>
        <w:tc>
          <w:tcPr>
            <w:tcW w:w="756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4C133CF8" w14:textId="77777777" w:rsidR="002256B2" w:rsidRDefault="00000000">
            <w:r>
              <w:rPr>
                <w:sz w:val="20"/>
                <w:szCs w:val="20"/>
              </w:rPr>
              <w:t>Cash on delivery. No UPI, no gateway fees, no chargeback risk.</w:t>
            </w:r>
          </w:p>
        </w:tc>
      </w:tr>
      <w:tr w:rsidR="002256B2" w14:paraId="749555F5" w14:textId="77777777">
        <w:tblPrEx>
          <w:tblCellMar>
            <w:top w:w="0" w:type="dxa"/>
            <w:bottom w:w="0" w:type="dxa"/>
          </w:tblCellMar>
        </w:tblPrEx>
        <w:tc>
          <w:tcPr>
            <w:tcW w:w="1800" w:type="dxa"/>
            <w:tcBorders>
              <w:top w:val="single" w:sz="4" w:space="0" w:color="C0C0C0"/>
              <w:left w:val="single" w:sz="4" w:space="0" w:color="C0C0C0"/>
              <w:bottom w:val="single" w:sz="4" w:space="0" w:color="C0C0C0"/>
              <w:right w:val="single" w:sz="4" w:space="0" w:color="C0C0C0"/>
            </w:tcBorders>
            <w:shd w:val="clear" w:color="auto" w:fill="FBF5EC"/>
            <w:tcMar>
              <w:top w:w="60" w:type="dxa"/>
              <w:left w:w="100" w:type="dxa"/>
              <w:bottom w:w="60" w:type="dxa"/>
              <w:right w:w="100" w:type="dxa"/>
            </w:tcMar>
          </w:tcPr>
          <w:p w14:paraId="1E02752B" w14:textId="77777777" w:rsidR="002256B2" w:rsidRDefault="00000000">
            <w:r>
              <w:rPr>
                <w:b/>
                <w:bCs/>
                <w:color w:val="1F3864"/>
                <w:sz w:val="20"/>
                <w:szCs w:val="20"/>
              </w:rPr>
              <w:t>Reorder</w:t>
            </w:r>
          </w:p>
        </w:tc>
        <w:tc>
          <w:tcPr>
            <w:tcW w:w="756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5F55AB31" w14:textId="77777777" w:rsidR="002256B2" w:rsidRDefault="00000000">
            <w:r>
              <w:rPr>
                <w:sz w:val="20"/>
                <w:szCs w:val="20"/>
              </w:rPr>
              <w:t>WhatsApp message. Repeat.</w:t>
            </w:r>
          </w:p>
        </w:tc>
      </w:tr>
    </w:tbl>
    <w:p w14:paraId="200F8C12" w14:textId="77777777" w:rsidR="002256B2" w:rsidRDefault="002256B2">
      <w:pPr>
        <w:spacing w:after="120"/>
      </w:pPr>
    </w:p>
    <w:p w14:paraId="0F7D4FF4" w14:textId="77777777" w:rsidR="002256B2" w:rsidRDefault="00000000">
      <w:pPr>
        <w:spacing w:after="200"/>
      </w:pPr>
      <w:r>
        <w:t>Why gated societies specifically: concentration. A 400-flat society is a closed network. If 10 households buy the ghee and love it, the remaining 390 hear about it at the lift, the park bench, the RWA WhatsApp group. The society is the distribution channel and the marketing channel simultaneously. Sampling triggers trial; quality triggers word of mouth; proximity triggers social proof.</w:t>
      </w:r>
    </w:p>
    <w:p w14:paraId="55710D12" w14:textId="77777777" w:rsidR="002256B2" w:rsidRDefault="00000000">
      <w:pPr>
        <w:pStyle w:val="Heading2"/>
      </w:pPr>
      <w:r>
        <w:t>Positioning</w:t>
      </w:r>
    </w:p>
    <w:p w14:paraId="6D0F45AD" w14:textId="77777777" w:rsidR="002256B2" w:rsidRDefault="00000000">
      <w:pPr>
        <w:spacing w:after="120"/>
      </w:pPr>
      <w:r>
        <w:t>Not “premium ghee.” Not “Ayurvedic ghee.” Not “A2 ghee.” Long Tales is village ghee, brought honestly. The brand voice is plainspoken, slightly literary, never preachy. Packaging is quiet — glass jar, kraft label, the village name larger than the brand name.</w:t>
      </w:r>
    </w:p>
    <w:p w14:paraId="7DF0EB64" w14:textId="77777777" w:rsidR="002256B2" w:rsidRDefault="00000000">
      <w:pPr>
        <w:spacing w:after="120"/>
      </w:pPr>
      <w:r>
        <w:t>The positioning deliberately avoids every cliché of the A2/organic/wellness premium ghee market. No protein claims. No superfood language. No Gir cow mythology. Just: this is buffalo ghee from a village you can name, made by a family you can know.</w:t>
      </w:r>
    </w:p>
    <w:p w14:paraId="1E834AC0" w14:textId="77777777" w:rsidR="002256B2" w:rsidRDefault="00000000">
      <w:r>
        <w:br w:type="page"/>
      </w:r>
    </w:p>
    <w:p w14:paraId="2DD75F20" w14:textId="77777777" w:rsidR="002256B2" w:rsidRDefault="00000000">
      <w:pPr>
        <w:spacing w:after="40"/>
      </w:pPr>
      <w:r>
        <w:rPr>
          <w:b/>
          <w:bCs/>
          <w:color w:val="9C5A23"/>
          <w:sz w:val="20"/>
          <w:szCs w:val="20"/>
        </w:rPr>
        <w:lastRenderedPageBreak/>
        <w:t>PART TWO</w:t>
      </w:r>
    </w:p>
    <w:p w14:paraId="3A690B05" w14:textId="77777777" w:rsidR="002256B2" w:rsidRDefault="00000000">
      <w:pPr>
        <w:pStyle w:val="Heading1"/>
        <w:pBdr>
          <w:bottom w:val="single" w:sz="6" w:space="4" w:color="1F3864"/>
        </w:pBdr>
      </w:pPr>
      <w:r>
        <w:t>Competitive Landscape</w:t>
      </w:r>
    </w:p>
    <w:p w14:paraId="6AD881BA" w14:textId="77777777" w:rsidR="002256B2" w:rsidRDefault="00000000">
      <w:pPr>
        <w:pStyle w:val="Heading2"/>
      </w:pPr>
      <w:r>
        <w:t>Market size</w:t>
      </w:r>
    </w:p>
    <w:p w14:paraId="0EF59E48" w14:textId="77777777" w:rsidR="002256B2" w:rsidRDefault="00000000">
      <w:pPr>
        <w:pStyle w:val="ListParagraph"/>
        <w:numPr>
          <w:ilvl w:val="0"/>
          <w:numId w:val="2"/>
        </w:numPr>
        <w:spacing w:after="80"/>
      </w:pPr>
      <w:commentRangeStart w:id="0"/>
      <w:commentRangeStart w:id="200"/>
      <w:r>
        <w:t>Indian ghee market: ₹3.48 trillion (2024) → ₹7.18 trillion by 2033 at 8.4% CAGR.</w:t>
      </w:r>
      <w:commentRangeEnd w:id="200"/>
      <w:commentRangeEnd w:id="0"/>
      <w:r>
        <w:rPr>
          <w:rStyle w:val="CommentReference"/>
          <w:sz w:val="22"/>
          <w:szCs w:val="22"/>
        </w:rPr>
        <w:commentReference w:id="0"/>
      </w:r>
      <w:r>
        <w:rPr>
          <w:rStyle w:val="CommentReference"/>
          <w:sz w:val="22"/>
          <w:szCs w:val="22"/>
        </w:rPr>
        <w:commentReference w:id="200"/>
      </w:r>
    </w:p>
    <w:p w14:paraId="7FC5DE3C" w14:textId="77777777" w:rsidR="002256B2" w:rsidRDefault="00000000">
      <w:pPr>
        <w:pStyle w:val="ListParagraph"/>
        <w:numPr>
          <w:ilvl w:val="0"/>
          <w:numId w:val="2"/>
        </w:numPr>
        <w:spacing w:after="80"/>
      </w:pPr>
      <w:r>
        <w:t>Cow ghee holds 60% share. Buffalo ghee is the fastest-growing sub-segment at 7.2% CAGR through 2030.</w:t>
      </w:r>
    </w:p>
    <w:p w14:paraId="64EB98D5" w14:textId="77777777" w:rsidR="002256B2" w:rsidRDefault="00000000">
      <w:pPr>
        <w:pStyle w:val="ListParagraph"/>
        <w:numPr>
          <w:ilvl w:val="0"/>
          <w:numId w:val="2"/>
        </w:numPr>
        <w:spacing w:after="80"/>
      </w:pPr>
      <w:r>
        <w:t>Organic ghee segment growing at 8% CAGR, faster than conventional.</w:t>
      </w:r>
    </w:p>
    <w:p w14:paraId="3D531917" w14:textId="77777777" w:rsidR="002256B2" w:rsidRDefault="00000000">
      <w:pPr>
        <w:pStyle w:val="ListParagraph"/>
        <w:numPr>
          <w:ilvl w:val="0"/>
          <w:numId w:val="2"/>
        </w:numPr>
        <w:spacing w:after="80"/>
      </w:pPr>
      <w:r>
        <w:t>North and West India (UP, Rajasthan, Gujarat, Punjab) are the highest per-capita ghee consumers.</w:t>
      </w:r>
    </w:p>
    <w:p w14:paraId="37F66EE8" w14:textId="77777777" w:rsidR="002256B2" w:rsidRDefault="00000000">
      <w:pPr>
        <w:pStyle w:val="ListParagraph"/>
        <w:numPr>
          <w:ilvl w:val="0"/>
          <w:numId w:val="2"/>
        </w:numPr>
        <w:spacing w:after="80"/>
      </w:pPr>
      <w:r>
        <w:t>Unorganised/loose ghee is still ~45% of the market — the premium opportunity lies in converting these buyers to branded.</w:t>
      </w:r>
    </w:p>
    <w:p w14:paraId="0409952C" w14:textId="77777777" w:rsidR="002256B2" w:rsidRDefault="00000000">
      <w:pPr>
        <w:pStyle w:val="Heading2"/>
      </w:pPr>
      <w:r>
        <w:t>The three tiers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2800"/>
        <w:gridCol w:w="2760"/>
      </w:tblGrid>
      <w:tr w:rsidR="002256B2" w14:paraId="12F0EC4A" w14:textId="77777777">
        <w:tblPrEx>
          <w:tblCellMar>
            <w:top w:w="0" w:type="dxa"/>
            <w:bottom w:w="0" w:type="dxa"/>
          </w:tblCellMar>
        </w:tblPrEx>
        <w:tc>
          <w:tcPr>
            <w:tcW w:w="1800" w:type="dxa"/>
            <w:tcBorders>
              <w:top w:val="single" w:sz="4" w:space="0" w:color="C0C0C0"/>
              <w:left w:val="single" w:sz="4" w:space="0" w:color="C0C0C0"/>
              <w:bottom w:val="single" w:sz="4" w:space="0" w:color="C0C0C0"/>
              <w:right w:val="single" w:sz="4" w:space="0" w:color="C0C0C0"/>
            </w:tcBorders>
            <w:shd w:val="clear" w:color="auto" w:fill="1F3864"/>
            <w:tcMar>
              <w:top w:w="60" w:type="dxa"/>
              <w:left w:w="100" w:type="dxa"/>
              <w:bottom w:w="60" w:type="dxa"/>
              <w:right w:w="100" w:type="dxa"/>
            </w:tcMar>
          </w:tcPr>
          <w:p w14:paraId="7EAC791F" w14:textId="77777777" w:rsidR="002256B2" w:rsidRDefault="00000000">
            <w:r>
              <w:rPr>
                <w:b/>
                <w:bCs/>
                <w:color w:val="FFFFFF"/>
                <w:sz w:val="20"/>
                <w:szCs w:val="20"/>
              </w:rPr>
              <w:t>Tier</w:t>
            </w:r>
          </w:p>
        </w:tc>
        <w:tc>
          <w:tcPr>
            <w:tcW w:w="2000" w:type="dxa"/>
            <w:tcBorders>
              <w:top w:val="single" w:sz="4" w:space="0" w:color="C0C0C0"/>
              <w:left w:val="single" w:sz="4" w:space="0" w:color="C0C0C0"/>
              <w:bottom w:val="single" w:sz="4" w:space="0" w:color="C0C0C0"/>
              <w:right w:val="single" w:sz="4" w:space="0" w:color="C0C0C0"/>
            </w:tcBorders>
            <w:shd w:val="clear" w:color="auto" w:fill="1F3864"/>
            <w:tcMar>
              <w:top w:w="60" w:type="dxa"/>
              <w:left w:w="100" w:type="dxa"/>
              <w:bottom w:w="60" w:type="dxa"/>
              <w:right w:w="100" w:type="dxa"/>
            </w:tcMar>
          </w:tcPr>
          <w:p w14:paraId="39AF86AF" w14:textId="77777777" w:rsidR="002256B2" w:rsidRDefault="00000000">
            <w:r>
              <w:rPr>
                <w:b/>
                <w:bCs/>
                <w:color w:val="FFFFFF"/>
                <w:sz w:val="20"/>
                <w:szCs w:val="20"/>
              </w:rPr>
              <w:t>Price (₹/kg)</w:t>
            </w:r>
          </w:p>
        </w:tc>
        <w:tc>
          <w:tcPr>
            <w:tcW w:w="2800" w:type="dxa"/>
            <w:tcBorders>
              <w:top w:val="single" w:sz="4" w:space="0" w:color="C0C0C0"/>
              <w:left w:val="single" w:sz="4" w:space="0" w:color="C0C0C0"/>
              <w:bottom w:val="single" w:sz="4" w:space="0" w:color="C0C0C0"/>
              <w:right w:val="single" w:sz="4" w:space="0" w:color="C0C0C0"/>
            </w:tcBorders>
            <w:shd w:val="clear" w:color="auto" w:fill="1F3864"/>
            <w:tcMar>
              <w:top w:w="60" w:type="dxa"/>
              <w:left w:w="100" w:type="dxa"/>
              <w:bottom w:w="60" w:type="dxa"/>
              <w:right w:w="100" w:type="dxa"/>
            </w:tcMar>
          </w:tcPr>
          <w:p w14:paraId="1DCEBB1F" w14:textId="77777777" w:rsidR="002256B2" w:rsidRDefault="00000000">
            <w:r>
              <w:rPr>
                <w:b/>
                <w:bCs/>
                <w:color w:val="FFFFFF"/>
                <w:sz w:val="20"/>
                <w:szCs w:val="20"/>
              </w:rPr>
              <w:t>Key brands</w:t>
            </w:r>
          </w:p>
        </w:tc>
        <w:tc>
          <w:tcPr>
            <w:tcW w:w="2760" w:type="dxa"/>
            <w:tcBorders>
              <w:top w:val="single" w:sz="4" w:space="0" w:color="C0C0C0"/>
              <w:left w:val="single" w:sz="4" w:space="0" w:color="C0C0C0"/>
              <w:bottom w:val="single" w:sz="4" w:space="0" w:color="C0C0C0"/>
              <w:right w:val="single" w:sz="4" w:space="0" w:color="C0C0C0"/>
            </w:tcBorders>
            <w:shd w:val="clear" w:color="auto" w:fill="1F3864"/>
            <w:tcMar>
              <w:top w:w="60" w:type="dxa"/>
              <w:left w:w="100" w:type="dxa"/>
              <w:bottom w:w="60" w:type="dxa"/>
              <w:right w:w="100" w:type="dxa"/>
            </w:tcMar>
          </w:tcPr>
          <w:p w14:paraId="1EED5C0C" w14:textId="77777777" w:rsidR="002256B2" w:rsidRDefault="00000000">
            <w:r>
              <w:rPr>
                <w:b/>
                <w:bCs/>
                <w:color w:val="FFFFFF"/>
                <w:sz w:val="20"/>
                <w:szCs w:val="20"/>
              </w:rPr>
              <w:t>Channel</w:t>
            </w:r>
          </w:p>
        </w:tc>
      </w:tr>
      <w:tr w:rsidR="002256B2" w14:paraId="27710390" w14:textId="77777777">
        <w:tblPrEx>
          <w:tblCellMar>
            <w:top w:w="0" w:type="dxa"/>
            <w:bottom w:w="0" w:type="dxa"/>
          </w:tblCellMar>
        </w:tblPrEx>
        <w:tc>
          <w:tcPr>
            <w:tcW w:w="1800" w:type="dxa"/>
            <w:tcBorders>
              <w:top w:val="single" w:sz="4" w:space="0" w:color="C0C0C0"/>
              <w:left w:val="single" w:sz="4" w:space="0" w:color="C0C0C0"/>
              <w:bottom w:val="single" w:sz="4" w:space="0" w:color="C0C0C0"/>
              <w:right w:val="single" w:sz="4" w:space="0" w:color="C0C0C0"/>
            </w:tcBorders>
            <w:shd w:val="clear" w:color="auto" w:fill="F2F2F2"/>
            <w:tcMar>
              <w:top w:w="60" w:type="dxa"/>
              <w:left w:w="100" w:type="dxa"/>
              <w:bottom w:w="60" w:type="dxa"/>
              <w:right w:w="100" w:type="dxa"/>
            </w:tcMar>
          </w:tcPr>
          <w:p w14:paraId="3FA581A3" w14:textId="77777777" w:rsidR="002256B2" w:rsidRDefault="00000000">
            <w:r>
              <w:rPr>
                <w:b/>
                <w:bCs/>
                <w:sz w:val="20"/>
                <w:szCs w:val="20"/>
              </w:rPr>
              <w:t>Mass-market</w:t>
            </w:r>
          </w:p>
        </w:tc>
        <w:tc>
          <w:tcPr>
            <w:tcW w:w="20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4B6B313E" w14:textId="77777777" w:rsidR="002256B2" w:rsidRDefault="00000000">
            <w:r>
              <w:rPr>
                <w:sz w:val="20"/>
                <w:szCs w:val="20"/>
              </w:rPr>
              <w:t>₹500–800</w:t>
            </w:r>
          </w:p>
        </w:tc>
        <w:tc>
          <w:tcPr>
            <w:tcW w:w="28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6A4CE7FF" w14:textId="77777777" w:rsidR="002256B2" w:rsidRDefault="00000000">
            <w:r>
              <w:rPr>
                <w:sz w:val="20"/>
                <w:szCs w:val="20"/>
              </w:rPr>
              <w:t>Amul, Mother Dairy, Patanjali, Aashirvaad, Saras, Gowardhan</w:t>
            </w:r>
          </w:p>
        </w:tc>
        <w:tc>
          <w:tcPr>
            <w:tcW w:w="276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236CFEA0" w14:textId="77777777" w:rsidR="002256B2" w:rsidRDefault="00000000">
            <w:r>
              <w:rPr>
                <w:sz w:val="20"/>
                <w:szCs w:val="20"/>
              </w:rPr>
              <w:t>Kirana, supermarkets, general trade</w:t>
            </w:r>
          </w:p>
        </w:tc>
      </w:tr>
      <w:tr w:rsidR="002256B2" w14:paraId="3D943DA6" w14:textId="77777777">
        <w:tblPrEx>
          <w:tblCellMar>
            <w:top w:w="0" w:type="dxa"/>
            <w:bottom w:w="0" w:type="dxa"/>
          </w:tblCellMar>
        </w:tblPrEx>
        <w:tc>
          <w:tcPr>
            <w:tcW w:w="1800" w:type="dxa"/>
            <w:tcBorders>
              <w:top w:val="single" w:sz="4" w:space="0" w:color="C0C0C0"/>
              <w:left w:val="single" w:sz="4" w:space="0" w:color="C0C0C0"/>
              <w:bottom w:val="single" w:sz="4" w:space="0" w:color="C0C0C0"/>
              <w:right w:val="single" w:sz="4" w:space="0" w:color="C0C0C0"/>
            </w:tcBorders>
            <w:shd w:val="clear" w:color="auto" w:fill="F2F2F2"/>
            <w:tcMar>
              <w:top w:w="60" w:type="dxa"/>
              <w:left w:w="100" w:type="dxa"/>
              <w:bottom w:w="60" w:type="dxa"/>
              <w:right w:w="100" w:type="dxa"/>
            </w:tcMar>
          </w:tcPr>
          <w:p w14:paraId="35A27112" w14:textId="77777777" w:rsidR="002256B2" w:rsidRDefault="00000000">
            <w:r>
              <w:rPr>
                <w:b/>
                <w:bCs/>
                <w:sz w:val="20"/>
                <w:szCs w:val="20"/>
              </w:rPr>
              <w:t>D2C premium</w:t>
            </w:r>
          </w:p>
        </w:tc>
        <w:tc>
          <w:tcPr>
            <w:tcW w:w="20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33D89D80" w14:textId="77777777" w:rsidR="002256B2" w:rsidRDefault="00000000">
            <w:r>
              <w:rPr>
                <w:sz w:val="20"/>
                <w:szCs w:val="20"/>
              </w:rPr>
              <w:t>₹1,400–3,400</w:t>
            </w:r>
          </w:p>
        </w:tc>
        <w:tc>
          <w:tcPr>
            <w:tcW w:w="28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181F08CD" w14:textId="77777777" w:rsidR="002256B2" w:rsidRDefault="00000000">
            <w:r>
              <w:rPr>
                <w:sz w:val="20"/>
                <w:szCs w:val="20"/>
              </w:rPr>
              <w:t>Two Brothers, Anveshan, Akshayakalpa, Country Delight, Kapiva</w:t>
            </w:r>
          </w:p>
        </w:tc>
        <w:tc>
          <w:tcPr>
            <w:tcW w:w="276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79A15704" w14:textId="77777777" w:rsidR="002256B2" w:rsidRDefault="00000000">
            <w:r>
              <w:rPr>
                <w:sz w:val="20"/>
                <w:szCs w:val="20"/>
              </w:rPr>
              <w:t>D2C websites, quick commerce, modern trade</w:t>
            </w:r>
          </w:p>
        </w:tc>
      </w:tr>
      <w:tr w:rsidR="002256B2" w14:paraId="7B891C75" w14:textId="77777777">
        <w:tblPrEx>
          <w:tblCellMar>
            <w:top w:w="0" w:type="dxa"/>
            <w:bottom w:w="0" w:type="dxa"/>
          </w:tblCellMar>
        </w:tblPrEx>
        <w:tc>
          <w:tcPr>
            <w:tcW w:w="1800" w:type="dxa"/>
            <w:tcBorders>
              <w:top w:val="single" w:sz="4" w:space="0" w:color="C0C0C0"/>
              <w:left w:val="single" w:sz="4" w:space="0" w:color="C0C0C0"/>
              <w:bottom w:val="single" w:sz="4" w:space="0" w:color="C0C0C0"/>
              <w:right w:val="single" w:sz="4" w:space="0" w:color="C0C0C0"/>
            </w:tcBorders>
            <w:shd w:val="clear" w:color="auto" w:fill="F2F2F2"/>
            <w:tcMar>
              <w:top w:w="60" w:type="dxa"/>
              <w:left w:w="100" w:type="dxa"/>
              <w:bottom w:w="60" w:type="dxa"/>
              <w:right w:w="100" w:type="dxa"/>
            </w:tcMar>
          </w:tcPr>
          <w:p w14:paraId="7B0DD341" w14:textId="77777777" w:rsidR="002256B2" w:rsidRDefault="00000000">
            <w:r>
              <w:rPr>
                <w:b/>
                <w:bCs/>
                <w:sz w:val="20"/>
                <w:szCs w:val="20"/>
              </w:rPr>
              <w:t>Village-direct / artisanal</w:t>
            </w:r>
          </w:p>
        </w:tc>
        <w:tc>
          <w:tcPr>
            <w:tcW w:w="20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5C6E6F87" w14:textId="77777777" w:rsidR="002256B2" w:rsidRDefault="00000000">
            <w:r>
              <w:rPr>
                <w:sz w:val="20"/>
                <w:szCs w:val="20"/>
              </w:rPr>
              <w:t>₹1,000–2,500</w:t>
            </w:r>
          </w:p>
        </w:tc>
        <w:tc>
          <w:tcPr>
            <w:tcW w:w="28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13B98542" w14:textId="77777777" w:rsidR="002256B2" w:rsidRDefault="00000000">
            <w:r>
              <w:rPr>
                <w:sz w:val="20"/>
                <w:szCs w:val="20"/>
              </w:rPr>
              <w:t>Shahji, unbranded village sellers, WhatsApp sellers</w:t>
            </w:r>
          </w:p>
        </w:tc>
        <w:tc>
          <w:tcPr>
            <w:tcW w:w="276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4F39E814" w14:textId="77777777" w:rsidR="002256B2" w:rsidRDefault="00000000">
            <w:r>
              <w:rPr>
                <w:sz w:val="20"/>
                <w:szCs w:val="20"/>
              </w:rPr>
              <w:t>Word of mouth, local delivery, some Amazon</w:t>
            </w:r>
          </w:p>
        </w:tc>
      </w:tr>
    </w:tbl>
    <w:p w14:paraId="5615A27F" w14:textId="77777777" w:rsidR="002256B2" w:rsidRDefault="00000000">
      <w:pPr>
        <w:pStyle w:val="Heading2"/>
      </w:pPr>
      <w:r>
        <w:t>Competitor profiles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1600"/>
        <w:gridCol w:w="1800"/>
        <w:gridCol w:w="1400"/>
        <w:gridCol w:w="1360"/>
      </w:tblGrid>
      <w:tr w:rsidR="002256B2" w14:paraId="341AB6F1" w14:textId="77777777">
        <w:tblPrEx>
          <w:tblCellMar>
            <w:top w:w="0" w:type="dxa"/>
            <w:bottom w:w="0" w:type="dxa"/>
          </w:tblCellMar>
        </w:tblPrEx>
        <w:tc>
          <w:tcPr>
            <w:tcW w:w="2000" w:type="dxa"/>
            <w:tcBorders>
              <w:top w:val="single" w:sz="4" w:space="0" w:color="C0C0C0"/>
              <w:left w:val="single" w:sz="4" w:space="0" w:color="C0C0C0"/>
              <w:bottom w:val="single" w:sz="4" w:space="0" w:color="C0C0C0"/>
              <w:right w:val="single" w:sz="4" w:space="0" w:color="C0C0C0"/>
            </w:tcBorders>
            <w:shd w:val="clear" w:color="auto" w:fill="1F3864"/>
            <w:tcMar>
              <w:top w:w="60" w:type="dxa"/>
              <w:left w:w="100" w:type="dxa"/>
              <w:bottom w:w="60" w:type="dxa"/>
              <w:right w:w="100" w:type="dxa"/>
            </w:tcMar>
          </w:tcPr>
          <w:p w14:paraId="1707D4DB" w14:textId="77777777" w:rsidR="002256B2" w:rsidRDefault="00000000">
            <w:r>
              <w:rPr>
                <w:b/>
                <w:bCs/>
                <w:color w:val="FFFFFF"/>
                <w:sz w:val="18"/>
                <w:szCs w:val="18"/>
              </w:rPr>
              <w:t>Brand</w:t>
            </w:r>
          </w:p>
        </w:tc>
        <w:tc>
          <w:tcPr>
            <w:tcW w:w="1200" w:type="dxa"/>
            <w:tcBorders>
              <w:top w:val="single" w:sz="4" w:space="0" w:color="C0C0C0"/>
              <w:left w:val="single" w:sz="4" w:space="0" w:color="C0C0C0"/>
              <w:bottom w:val="single" w:sz="4" w:space="0" w:color="C0C0C0"/>
              <w:right w:val="single" w:sz="4" w:space="0" w:color="C0C0C0"/>
            </w:tcBorders>
            <w:shd w:val="clear" w:color="auto" w:fill="1F3864"/>
            <w:tcMar>
              <w:top w:w="60" w:type="dxa"/>
              <w:left w:w="100" w:type="dxa"/>
              <w:bottom w:w="60" w:type="dxa"/>
              <w:right w:w="100" w:type="dxa"/>
            </w:tcMar>
          </w:tcPr>
          <w:p w14:paraId="227D8C8F" w14:textId="77777777" w:rsidR="002256B2" w:rsidRDefault="00000000">
            <w:r>
              <w:rPr>
                <w:b/>
                <w:bCs/>
                <w:color w:val="FFFFFF"/>
                <w:sz w:val="18"/>
                <w:szCs w:val="18"/>
              </w:rPr>
              <w:t>Type</w:t>
            </w:r>
          </w:p>
        </w:tc>
        <w:tc>
          <w:tcPr>
            <w:tcW w:w="1600" w:type="dxa"/>
            <w:tcBorders>
              <w:top w:val="single" w:sz="4" w:space="0" w:color="C0C0C0"/>
              <w:left w:val="single" w:sz="4" w:space="0" w:color="C0C0C0"/>
              <w:bottom w:val="single" w:sz="4" w:space="0" w:color="C0C0C0"/>
              <w:right w:val="single" w:sz="4" w:space="0" w:color="C0C0C0"/>
            </w:tcBorders>
            <w:shd w:val="clear" w:color="auto" w:fill="1F3864"/>
            <w:tcMar>
              <w:top w:w="60" w:type="dxa"/>
              <w:left w:w="100" w:type="dxa"/>
              <w:bottom w:w="60" w:type="dxa"/>
              <w:right w:w="100" w:type="dxa"/>
            </w:tcMar>
          </w:tcPr>
          <w:p w14:paraId="458609DD" w14:textId="77777777" w:rsidR="002256B2" w:rsidRDefault="00000000">
            <w:r>
              <w:rPr>
                <w:b/>
                <w:bCs/>
                <w:color w:val="FFFFFF"/>
                <w:sz w:val="18"/>
                <w:szCs w:val="18"/>
              </w:rPr>
              <w:t>Positioning</w:t>
            </w:r>
          </w:p>
        </w:tc>
        <w:tc>
          <w:tcPr>
            <w:tcW w:w="1800" w:type="dxa"/>
            <w:tcBorders>
              <w:top w:val="single" w:sz="4" w:space="0" w:color="C0C0C0"/>
              <w:left w:val="single" w:sz="4" w:space="0" w:color="C0C0C0"/>
              <w:bottom w:val="single" w:sz="4" w:space="0" w:color="C0C0C0"/>
              <w:right w:val="single" w:sz="4" w:space="0" w:color="C0C0C0"/>
            </w:tcBorders>
            <w:shd w:val="clear" w:color="auto" w:fill="1F3864"/>
            <w:tcMar>
              <w:top w:w="60" w:type="dxa"/>
              <w:left w:w="100" w:type="dxa"/>
              <w:bottom w:w="60" w:type="dxa"/>
              <w:right w:w="100" w:type="dxa"/>
            </w:tcMar>
          </w:tcPr>
          <w:p w14:paraId="42353ACD" w14:textId="77777777" w:rsidR="002256B2" w:rsidRDefault="00000000">
            <w:r>
              <w:rPr>
                <w:b/>
                <w:bCs/>
                <w:color w:val="FFFFFF"/>
                <w:sz w:val="18"/>
                <w:szCs w:val="18"/>
              </w:rPr>
              <w:t>Ghee pricing</w:t>
            </w:r>
          </w:p>
        </w:tc>
        <w:tc>
          <w:tcPr>
            <w:tcW w:w="1400" w:type="dxa"/>
            <w:tcBorders>
              <w:top w:val="single" w:sz="4" w:space="0" w:color="C0C0C0"/>
              <w:left w:val="single" w:sz="4" w:space="0" w:color="C0C0C0"/>
              <w:bottom w:val="single" w:sz="4" w:space="0" w:color="C0C0C0"/>
              <w:right w:val="single" w:sz="4" w:space="0" w:color="C0C0C0"/>
            </w:tcBorders>
            <w:shd w:val="clear" w:color="auto" w:fill="1F3864"/>
            <w:tcMar>
              <w:top w:w="60" w:type="dxa"/>
              <w:left w:w="100" w:type="dxa"/>
              <w:bottom w:w="60" w:type="dxa"/>
              <w:right w:w="100" w:type="dxa"/>
            </w:tcMar>
          </w:tcPr>
          <w:p w14:paraId="0F1DAA4F" w14:textId="77777777" w:rsidR="002256B2" w:rsidRDefault="00000000">
            <w:r>
              <w:rPr>
                <w:b/>
                <w:bCs/>
                <w:color w:val="FFFFFF"/>
                <w:sz w:val="18"/>
                <w:szCs w:val="18"/>
              </w:rPr>
              <w:t>Revenue</w:t>
            </w:r>
          </w:p>
        </w:tc>
        <w:tc>
          <w:tcPr>
            <w:tcW w:w="1360" w:type="dxa"/>
            <w:tcBorders>
              <w:top w:val="single" w:sz="4" w:space="0" w:color="C0C0C0"/>
              <w:left w:val="single" w:sz="4" w:space="0" w:color="C0C0C0"/>
              <w:bottom w:val="single" w:sz="4" w:space="0" w:color="C0C0C0"/>
              <w:right w:val="single" w:sz="4" w:space="0" w:color="C0C0C0"/>
            </w:tcBorders>
            <w:shd w:val="clear" w:color="auto" w:fill="1F3864"/>
            <w:tcMar>
              <w:top w:w="60" w:type="dxa"/>
              <w:left w:w="100" w:type="dxa"/>
              <w:bottom w:w="60" w:type="dxa"/>
              <w:right w:w="100" w:type="dxa"/>
            </w:tcMar>
          </w:tcPr>
          <w:p w14:paraId="001B5864" w14:textId="77777777" w:rsidR="002256B2" w:rsidRDefault="00000000">
            <w:r>
              <w:rPr>
                <w:b/>
                <w:bCs/>
                <w:color w:val="FFFFFF"/>
                <w:sz w:val="18"/>
                <w:szCs w:val="18"/>
              </w:rPr>
              <w:t>Stage / Investors</w:t>
            </w:r>
          </w:p>
        </w:tc>
      </w:tr>
      <w:tr w:rsidR="002256B2" w14:paraId="4A45D0B4" w14:textId="77777777">
        <w:tblPrEx>
          <w:tblCellMar>
            <w:top w:w="0" w:type="dxa"/>
            <w:bottom w:w="0" w:type="dxa"/>
          </w:tblCellMar>
        </w:tblPrEx>
        <w:tc>
          <w:tcPr>
            <w:tcW w:w="20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7FE90162" w14:textId="77777777" w:rsidR="002256B2" w:rsidRDefault="00000000">
            <w:r>
              <w:rPr>
                <w:b/>
                <w:bCs/>
                <w:color w:val="1F3864"/>
                <w:sz w:val="20"/>
                <w:szCs w:val="20"/>
              </w:rPr>
              <w:t>Amul</w:t>
            </w:r>
          </w:p>
        </w:tc>
        <w:tc>
          <w:tcPr>
            <w:tcW w:w="12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28E6FFEB" w14:textId="77777777" w:rsidR="002256B2" w:rsidRDefault="00000000">
            <w:r>
              <w:rPr>
                <w:sz w:val="18"/>
                <w:szCs w:val="18"/>
              </w:rPr>
              <w:t>Mass / Coop</w:t>
            </w:r>
          </w:p>
        </w:tc>
        <w:tc>
          <w:tcPr>
            <w:tcW w:w="16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40F4A2D4" w14:textId="77777777" w:rsidR="002256B2" w:rsidRDefault="00000000">
            <w:r>
              <w:rPr>
                <w:sz w:val="18"/>
                <w:szCs w:val="18"/>
              </w:rPr>
              <w:t>India’s #1 dairy. Trusted, affordable. AGMARK-certified. Cow + buffalo.</w:t>
            </w:r>
          </w:p>
        </w:tc>
        <w:tc>
          <w:tcPr>
            <w:tcW w:w="18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04176B4C" w14:textId="77777777" w:rsidR="002256B2" w:rsidRDefault="00000000">
            <w:pPr>
              <w:spacing w:after="40"/>
            </w:pPr>
            <w:r>
              <w:rPr>
                <w:sz w:val="18"/>
                <w:szCs w:val="18"/>
              </w:rPr>
              <w:t>Cow 1L: ₹665</w:t>
            </w:r>
          </w:p>
          <w:p w14:paraId="117BF2A4" w14:textId="77777777" w:rsidR="002256B2" w:rsidRDefault="00000000">
            <w:pPr>
              <w:spacing w:after="40"/>
            </w:pPr>
            <w:r>
              <w:rPr>
                <w:sz w:val="18"/>
                <w:szCs w:val="18"/>
              </w:rPr>
              <w:t>Buffalo 1L: ₹635</w:t>
            </w:r>
          </w:p>
        </w:tc>
        <w:tc>
          <w:tcPr>
            <w:tcW w:w="14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5B18419D" w14:textId="77777777" w:rsidR="002256B2" w:rsidRDefault="00000000">
            <w:r>
              <w:rPr>
                <w:sz w:val="18"/>
                <w:szCs w:val="18"/>
              </w:rPr>
              <w:t>₹90,000+ Cr (group)</w:t>
            </w:r>
          </w:p>
        </w:tc>
        <w:tc>
          <w:tcPr>
            <w:tcW w:w="136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4C99FB2D" w14:textId="77777777" w:rsidR="002256B2" w:rsidRDefault="00000000">
            <w:r>
              <w:rPr>
                <w:sz w:val="18"/>
                <w:szCs w:val="18"/>
              </w:rPr>
              <w:t>Cooperative (GCMMF)</w:t>
            </w:r>
          </w:p>
        </w:tc>
      </w:tr>
      <w:tr w:rsidR="002256B2" w14:paraId="02346DC9" w14:textId="77777777">
        <w:tblPrEx>
          <w:tblCellMar>
            <w:top w:w="0" w:type="dxa"/>
            <w:bottom w:w="0" w:type="dxa"/>
          </w:tblCellMar>
        </w:tblPrEx>
        <w:tc>
          <w:tcPr>
            <w:tcW w:w="20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73645DAF" w14:textId="77777777" w:rsidR="002256B2" w:rsidRDefault="00000000">
            <w:r>
              <w:rPr>
                <w:b/>
                <w:bCs/>
                <w:color w:val="1F3864"/>
                <w:sz w:val="20"/>
                <w:szCs w:val="20"/>
              </w:rPr>
              <w:t>Mother Dairy</w:t>
            </w:r>
          </w:p>
        </w:tc>
        <w:tc>
          <w:tcPr>
            <w:tcW w:w="12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6C6AE9AC" w14:textId="77777777" w:rsidR="002256B2" w:rsidRDefault="00000000">
            <w:r>
              <w:rPr>
                <w:sz w:val="18"/>
                <w:szCs w:val="18"/>
              </w:rPr>
              <w:t>Mass / Coop</w:t>
            </w:r>
          </w:p>
        </w:tc>
        <w:tc>
          <w:tcPr>
            <w:tcW w:w="16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5C93694A" w14:textId="77777777" w:rsidR="002256B2" w:rsidRDefault="00000000">
            <w:r>
              <w:rPr>
                <w:sz w:val="18"/>
                <w:szCs w:val="18"/>
              </w:rPr>
              <w:t>Urban dairy staple. Cow ghee. Launched Khaanti regional variant.</w:t>
            </w:r>
          </w:p>
        </w:tc>
        <w:tc>
          <w:tcPr>
            <w:tcW w:w="18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1E3B14D3" w14:textId="77777777" w:rsidR="002256B2" w:rsidRDefault="00000000">
            <w:pPr>
              <w:spacing w:after="40"/>
            </w:pPr>
            <w:r>
              <w:rPr>
                <w:sz w:val="18"/>
                <w:szCs w:val="18"/>
              </w:rPr>
              <w:t>Cow 1L: ₹655</w:t>
            </w:r>
          </w:p>
        </w:tc>
        <w:tc>
          <w:tcPr>
            <w:tcW w:w="14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5B9AAD6E" w14:textId="77777777" w:rsidR="002256B2" w:rsidRDefault="00000000">
            <w:r>
              <w:rPr>
                <w:sz w:val="18"/>
                <w:szCs w:val="18"/>
              </w:rPr>
              <w:t>₹15,000+ Cr (FY24)</w:t>
            </w:r>
          </w:p>
        </w:tc>
        <w:tc>
          <w:tcPr>
            <w:tcW w:w="136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57FC3970" w14:textId="77777777" w:rsidR="002256B2" w:rsidRDefault="00000000">
            <w:r>
              <w:rPr>
                <w:sz w:val="18"/>
                <w:szCs w:val="18"/>
              </w:rPr>
              <w:t>NDDB subsidiary</w:t>
            </w:r>
          </w:p>
        </w:tc>
      </w:tr>
      <w:tr w:rsidR="002256B2" w14:paraId="19CFE8ED" w14:textId="77777777">
        <w:tblPrEx>
          <w:tblCellMar>
            <w:top w:w="0" w:type="dxa"/>
            <w:bottom w:w="0" w:type="dxa"/>
          </w:tblCellMar>
        </w:tblPrEx>
        <w:tc>
          <w:tcPr>
            <w:tcW w:w="20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3064614E" w14:textId="77777777" w:rsidR="002256B2" w:rsidRDefault="00000000">
            <w:r>
              <w:rPr>
                <w:b/>
                <w:bCs/>
                <w:color w:val="1F3864"/>
                <w:sz w:val="20"/>
                <w:szCs w:val="20"/>
              </w:rPr>
              <w:t>Patanjali</w:t>
            </w:r>
          </w:p>
        </w:tc>
        <w:tc>
          <w:tcPr>
            <w:tcW w:w="12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15F5CA67" w14:textId="77777777" w:rsidR="002256B2" w:rsidRDefault="00000000">
            <w:r>
              <w:rPr>
                <w:sz w:val="18"/>
                <w:szCs w:val="18"/>
              </w:rPr>
              <w:t>Mass / FMCG</w:t>
            </w:r>
          </w:p>
        </w:tc>
        <w:tc>
          <w:tcPr>
            <w:tcW w:w="16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11628C77" w14:textId="77777777" w:rsidR="002256B2" w:rsidRDefault="00000000">
            <w:r>
              <w:rPr>
                <w:sz w:val="18"/>
                <w:szCs w:val="18"/>
              </w:rPr>
              <w:t>Ayurvedic, swadeshi framing. Cow ghee as therapeutic staple.</w:t>
            </w:r>
          </w:p>
        </w:tc>
        <w:tc>
          <w:tcPr>
            <w:tcW w:w="18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0CB369CE" w14:textId="77777777" w:rsidR="002256B2" w:rsidRDefault="00000000">
            <w:pPr>
              <w:spacing w:after="40"/>
            </w:pPr>
            <w:r>
              <w:rPr>
                <w:sz w:val="18"/>
                <w:szCs w:val="18"/>
              </w:rPr>
              <w:t>Cow 1L: ₹625</w:t>
            </w:r>
          </w:p>
        </w:tc>
        <w:tc>
          <w:tcPr>
            <w:tcW w:w="14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59EEBCA1" w14:textId="77777777" w:rsidR="002256B2" w:rsidRDefault="00000000">
            <w:r>
              <w:rPr>
                <w:sz w:val="18"/>
                <w:szCs w:val="18"/>
              </w:rPr>
              <w:t>₹9,000+ Cr (listed)</w:t>
            </w:r>
          </w:p>
        </w:tc>
        <w:tc>
          <w:tcPr>
            <w:tcW w:w="136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36C7608E" w14:textId="77777777" w:rsidR="002256B2" w:rsidRDefault="00000000">
            <w:r>
              <w:rPr>
                <w:sz w:val="18"/>
                <w:szCs w:val="18"/>
              </w:rPr>
              <w:t>Public (Patanjali Foods)</w:t>
            </w:r>
          </w:p>
        </w:tc>
      </w:tr>
      <w:tr w:rsidR="002256B2" w14:paraId="5B0055C3" w14:textId="77777777">
        <w:tblPrEx>
          <w:tblCellMar>
            <w:top w:w="0" w:type="dxa"/>
            <w:bottom w:w="0" w:type="dxa"/>
          </w:tblCellMar>
        </w:tblPrEx>
        <w:tc>
          <w:tcPr>
            <w:tcW w:w="20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58278E8F" w14:textId="77777777" w:rsidR="002256B2" w:rsidRDefault="00000000">
            <w:r>
              <w:rPr>
                <w:b/>
                <w:bCs/>
                <w:color w:val="1F3864"/>
                <w:sz w:val="20"/>
                <w:szCs w:val="20"/>
              </w:rPr>
              <w:t>Saras (RCDF)</w:t>
            </w:r>
          </w:p>
        </w:tc>
        <w:tc>
          <w:tcPr>
            <w:tcW w:w="12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0094E237" w14:textId="77777777" w:rsidR="002256B2" w:rsidRDefault="00000000">
            <w:r>
              <w:rPr>
                <w:sz w:val="18"/>
                <w:szCs w:val="18"/>
              </w:rPr>
              <w:t>Mass / Coop</w:t>
            </w:r>
          </w:p>
        </w:tc>
        <w:tc>
          <w:tcPr>
            <w:tcW w:w="16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6AB6F86C" w14:textId="77777777" w:rsidR="002256B2" w:rsidRDefault="00000000">
            <w:r>
              <w:rPr>
                <w:sz w:val="18"/>
                <w:szCs w:val="18"/>
              </w:rPr>
              <w:t>Rajasthan cooperative. Buffalo ghee flagship. Strong regional loyalty.</w:t>
            </w:r>
          </w:p>
        </w:tc>
        <w:tc>
          <w:tcPr>
            <w:tcW w:w="18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08653A08" w14:textId="77777777" w:rsidR="002256B2" w:rsidRDefault="00000000">
            <w:pPr>
              <w:spacing w:after="40"/>
            </w:pPr>
            <w:r>
              <w:rPr>
                <w:sz w:val="18"/>
                <w:szCs w:val="18"/>
              </w:rPr>
              <w:t>Buffalo 1L: ₹530–560</w:t>
            </w:r>
          </w:p>
        </w:tc>
        <w:tc>
          <w:tcPr>
            <w:tcW w:w="14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2E6FE7F9" w14:textId="77777777" w:rsidR="002256B2" w:rsidRDefault="00000000">
            <w:r>
              <w:rPr>
                <w:sz w:val="18"/>
                <w:szCs w:val="18"/>
              </w:rPr>
              <w:t>₹4,500+ Cr</w:t>
            </w:r>
          </w:p>
        </w:tc>
        <w:tc>
          <w:tcPr>
            <w:tcW w:w="136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16231599" w14:textId="77777777" w:rsidR="002256B2" w:rsidRDefault="00000000">
            <w:r>
              <w:rPr>
                <w:sz w:val="18"/>
                <w:szCs w:val="18"/>
              </w:rPr>
              <w:t>State cooperative</w:t>
            </w:r>
          </w:p>
        </w:tc>
      </w:tr>
      <w:tr w:rsidR="002256B2" w14:paraId="30980CC3" w14:textId="77777777">
        <w:tblPrEx>
          <w:tblCellMar>
            <w:top w:w="0" w:type="dxa"/>
            <w:bottom w:w="0" w:type="dxa"/>
          </w:tblCellMar>
        </w:tblPrEx>
        <w:tc>
          <w:tcPr>
            <w:tcW w:w="20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36E7091C" w14:textId="77777777" w:rsidR="002256B2" w:rsidRDefault="00000000">
            <w:r>
              <w:rPr>
                <w:b/>
                <w:bCs/>
                <w:color w:val="1F3864"/>
                <w:sz w:val="20"/>
                <w:szCs w:val="20"/>
              </w:rPr>
              <w:lastRenderedPageBreak/>
              <w:t>Country Delight</w:t>
            </w:r>
          </w:p>
        </w:tc>
        <w:tc>
          <w:tcPr>
            <w:tcW w:w="12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585546E5" w14:textId="77777777" w:rsidR="002256B2" w:rsidRDefault="00000000">
            <w:r>
              <w:rPr>
                <w:sz w:val="18"/>
                <w:szCs w:val="18"/>
              </w:rPr>
              <w:t>D2C subscription</w:t>
            </w:r>
          </w:p>
        </w:tc>
        <w:tc>
          <w:tcPr>
            <w:tcW w:w="16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5A8DA338" w14:textId="77777777" w:rsidR="002256B2" w:rsidRDefault="00000000">
            <w:r>
              <w:rPr>
                <w:sz w:val="18"/>
                <w:szCs w:val="18"/>
              </w:rPr>
              <w:t>Farm-to-home dairy. Subscription-led. Gurgaon HQ.</w:t>
            </w:r>
          </w:p>
        </w:tc>
        <w:tc>
          <w:tcPr>
            <w:tcW w:w="18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06BB87FE" w14:textId="77777777" w:rsidR="002256B2" w:rsidRDefault="00000000">
            <w:pPr>
              <w:spacing w:after="40"/>
            </w:pPr>
            <w:r>
              <w:rPr>
                <w:sz w:val="18"/>
                <w:szCs w:val="18"/>
              </w:rPr>
              <w:t>Buffalo 500ml: ₹600</w:t>
            </w:r>
          </w:p>
          <w:p w14:paraId="635CDD49" w14:textId="77777777" w:rsidR="002256B2" w:rsidRDefault="00000000">
            <w:pPr>
              <w:spacing w:after="40"/>
            </w:pPr>
            <w:r>
              <w:rPr>
                <w:sz w:val="18"/>
                <w:szCs w:val="18"/>
              </w:rPr>
              <w:t>Cow 500ml: ₹800</w:t>
            </w:r>
          </w:p>
        </w:tc>
        <w:tc>
          <w:tcPr>
            <w:tcW w:w="14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7CA21454" w14:textId="77777777" w:rsidR="002256B2" w:rsidRDefault="00000000">
            <w:r>
              <w:rPr>
                <w:sz w:val="18"/>
                <w:szCs w:val="18"/>
              </w:rPr>
              <w:t>₹1,380 Cr (FY24)</w:t>
            </w:r>
          </w:p>
        </w:tc>
        <w:tc>
          <w:tcPr>
            <w:tcW w:w="136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70F2E069" w14:textId="77777777" w:rsidR="002256B2" w:rsidRDefault="00000000">
            <w:r>
              <w:rPr>
                <w:sz w:val="18"/>
                <w:szCs w:val="18"/>
              </w:rPr>
              <w:t>Series F. $133M raised.</w:t>
            </w:r>
          </w:p>
        </w:tc>
      </w:tr>
      <w:tr w:rsidR="002256B2" w14:paraId="330237DB" w14:textId="77777777">
        <w:tblPrEx>
          <w:tblCellMar>
            <w:top w:w="0" w:type="dxa"/>
            <w:bottom w:w="0" w:type="dxa"/>
          </w:tblCellMar>
        </w:tblPrEx>
        <w:tc>
          <w:tcPr>
            <w:tcW w:w="20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542E6EFA" w14:textId="77777777" w:rsidR="002256B2" w:rsidRDefault="00000000">
            <w:r>
              <w:rPr>
                <w:b/>
                <w:bCs/>
                <w:color w:val="1F3864"/>
                <w:sz w:val="20"/>
                <w:szCs w:val="20"/>
              </w:rPr>
              <w:t>Akshayakalpa</w:t>
            </w:r>
          </w:p>
        </w:tc>
        <w:tc>
          <w:tcPr>
            <w:tcW w:w="12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14645A5E" w14:textId="77777777" w:rsidR="002256B2" w:rsidRDefault="00000000">
            <w:r>
              <w:rPr>
                <w:sz w:val="18"/>
                <w:szCs w:val="18"/>
              </w:rPr>
              <w:t>D2C organic</w:t>
            </w:r>
          </w:p>
        </w:tc>
        <w:tc>
          <w:tcPr>
            <w:tcW w:w="16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68EB910D" w14:textId="77777777" w:rsidR="002256B2" w:rsidRDefault="00000000">
            <w:r>
              <w:rPr>
                <w:sz w:val="18"/>
                <w:szCs w:val="18"/>
              </w:rPr>
              <w:t>India’s first certified organic dairy. Farmer-entrepreneur model.</w:t>
            </w:r>
          </w:p>
        </w:tc>
        <w:tc>
          <w:tcPr>
            <w:tcW w:w="18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302895D0" w14:textId="77777777" w:rsidR="002256B2" w:rsidRDefault="00000000">
            <w:pPr>
              <w:spacing w:after="40"/>
            </w:pPr>
            <w:r>
              <w:rPr>
                <w:sz w:val="18"/>
                <w:szCs w:val="18"/>
              </w:rPr>
              <w:t>Organic Cow 1L: ₹1,429</w:t>
            </w:r>
          </w:p>
        </w:tc>
        <w:tc>
          <w:tcPr>
            <w:tcW w:w="14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20080A3B" w14:textId="77777777" w:rsidR="002256B2" w:rsidRDefault="00000000">
            <w:r>
              <w:rPr>
                <w:sz w:val="18"/>
                <w:szCs w:val="18"/>
              </w:rPr>
              <w:t>₹395 Cr (FY25)</w:t>
            </w:r>
          </w:p>
        </w:tc>
        <w:tc>
          <w:tcPr>
            <w:tcW w:w="136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6F7D3FB7" w14:textId="77777777" w:rsidR="002256B2" w:rsidRDefault="00000000">
            <w:r>
              <w:rPr>
                <w:sz w:val="18"/>
                <w:szCs w:val="18"/>
              </w:rPr>
              <w:t>Series C. $38.8M raised. PAT+ from Q1 FY26.</w:t>
            </w:r>
          </w:p>
        </w:tc>
      </w:tr>
      <w:tr w:rsidR="002256B2" w14:paraId="68DF79EF" w14:textId="77777777">
        <w:tblPrEx>
          <w:tblCellMar>
            <w:top w:w="0" w:type="dxa"/>
            <w:bottom w:w="0" w:type="dxa"/>
          </w:tblCellMar>
        </w:tblPrEx>
        <w:tc>
          <w:tcPr>
            <w:tcW w:w="20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7725A772" w14:textId="77777777" w:rsidR="002256B2" w:rsidRDefault="00000000">
            <w:r>
              <w:rPr>
                <w:b/>
                <w:bCs/>
                <w:color w:val="1F3864"/>
                <w:sz w:val="20"/>
                <w:szCs w:val="20"/>
              </w:rPr>
              <w:t>Two Brothers</w:t>
            </w:r>
          </w:p>
        </w:tc>
        <w:tc>
          <w:tcPr>
            <w:tcW w:w="12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7A95A6EA" w14:textId="77777777" w:rsidR="002256B2" w:rsidRDefault="00000000">
            <w:r>
              <w:rPr>
                <w:sz w:val="18"/>
                <w:szCs w:val="18"/>
              </w:rPr>
              <w:t>D2C premium</w:t>
            </w:r>
          </w:p>
        </w:tc>
        <w:tc>
          <w:tcPr>
            <w:tcW w:w="16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5A314B6E" w14:textId="77777777" w:rsidR="002256B2" w:rsidRDefault="00000000">
            <w:r>
              <w:rPr>
                <w:sz w:val="18"/>
                <w:szCs w:val="18"/>
              </w:rPr>
              <w:t>Regenerative agriculture. Gir cow A2. Single-source traceable. Global export.</w:t>
            </w:r>
          </w:p>
        </w:tc>
        <w:tc>
          <w:tcPr>
            <w:tcW w:w="18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30278E82" w14:textId="77777777" w:rsidR="002256B2" w:rsidRDefault="00000000">
            <w:pPr>
              <w:spacing w:after="40"/>
            </w:pPr>
            <w:r>
              <w:rPr>
                <w:sz w:val="18"/>
                <w:szCs w:val="18"/>
              </w:rPr>
              <w:t>A2 Gir 1L: ₹3,370</w:t>
            </w:r>
          </w:p>
          <w:p w14:paraId="7892D901" w14:textId="77777777" w:rsidR="002256B2" w:rsidRDefault="00000000">
            <w:pPr>
              <w:spacing w:after="40"/>
            </w:pPr>
            <w:r>
              <w:rPr>
                <w:sz w:val="18"/>
                <w:szCs w:val="18"/>
              </w:rPr>
              <w:t>500ml: ₹1,730</w:t>
            </w:r>
          </w:p>
        </w:tc>
        <w:tc>
          <w:tcPr>
            <w:tcW w:w="14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349BFC04" w14:textId="77777777" w:rsidR="002256B2" w:rsidRDefault="00000000">
            <w:r>
              <w:rPr>
                <w:sz w:val="18"/>
                <w:szCs w:val="18"/>
              </w:rPr>
              <w:t>₹108 Cr (FY25) ₹200+ Cr ARR</w:t>
            </w:r>
          </w:p>
        </w:tc>
        <w:tc>
          <w:tcPr>
            <w:tcW w:w="136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5F1FFAA5" w14:textId="77777777" w:rsidR="002256B2" w:rsidRDefault="00000000">
            <w:r>
              <w:rPr>
                <w:sz w:val="18"/>
                <w:szCs w:val="18"/>
              </w:rPr>
              <w:t>Series B. $21M raised. 360 ONE, Rainmatter.</w:t>
            </w:r>
          </w:p>
        </w:tc>
      </w:tr>
      <w:tr w:rsidR="002256B2" w14:paraId="02D668B8" w14:textId="77777777">
        <w:tblPrEx>
          <w:tblCellMar>
            <w:top w:w="0" w:type="dxa"/>
            <w:bottom w:w="0" w:type="dxa"/>
          </w:tblCellMar>
        </w:tblPrEx>
        <w:tc>
          <w:tcPr>
            <w:tcW w:w="20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6055B88A" w14:textId="77777777" w:rsidR="002256B2" w:rsidRDefault="00000000">
            <w:r>
              <w:rPr>
                <w:b/>
                <w:bCs/>
                <w:color w:val="1F3864"/>
                <w:sz w:val="20"/>
                <w:szCs w:val="20"/>
              </w:rPr>
              <w:t>Anveshan</w:t>
            </w:r>
          </w:p>
        </w:tc>
        <w:tc>
          <w:tcPr>
            <w:tcW w:w="12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5395637E" w14:textId="77777777" w:rsidR="002256B2" w:rsidRDefault="00000000">
            <w:r>
              <w:rPr>
                <w:sz w:val="18"/>
                <w:szCs w:val="18"/>
              </w:rPr>
              <w:t>D2C natural food</w:t>
            </w:r>
          </w:p>
        </w:tc>
        <w:tc>
          <w:tcPr>
            <w:tcW w:w="16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2516BF0D" w14:textId="77777777" w:rsidR="002256B2" w:rsidRDefault="00000000">
            <w:r>
              <w:rPr>
                <w:sz w:val="18"/>
                <w:szCs w:val="18"/>
              </w:rPr>
              <w:t>Tech-traceable (blockchain, QR). Bilona A2 from Hallikar/Gir cows.</w:t>
            </w:r>
          </w:p>
        </w:tc>
        <w:tc>
          <w:tcPr>
            <w:tcW w:w="18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74AC2D3C" w14:textId="77777777" w:rsidR="002256B2" w:rsidRDefault="00000000">
            <w:pPr>
              <w:spacing w:after="40"/>
            </w:pPr>
            <w:r>
              <w:rPr>
                <w:sz w:val="18"/>
                <w:szCs w:val="18"/>
              </w:rPr>
              <w:t>Gir A2 500ml: ₹1,100</w:t>
            </w:r>
          </w:p>
          <w:p w14:paraId="0C505CFF" w14:textId="77777777" w:rsidR="002256B2" w:rsidRDefault="00000000">
            <w:pPr>
              <w:spacing w:after="40"/>
            </w:pPr>
            <w:r>
              <w:rPr>
                <w:sz w:val="18"/>
                <w:szCs w:val="18"/>
              </w:rPr>
              <w:t>Hallikar 500ml: ₹900</w:t>
            </w:r>
          </w:p>
        </w:tc>
        <w:tc>
          <w:tcPr>
            <w:tcW w:w="14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020C6268" w14:textId="77777777" w:rsidR="002256B2" w:rsidRDefault="00000000">
            <w:r>
              <w:rPr>
                <w:sz w:val="18"/>
                <w:szCs w:val="18"/>
              </w:rPr>
              <w:t>₹77.5 Cr (FY25)</w:t>
            </w:r>
          </w:p>
        </w:tc>
        <w:tc>
          <w:tcPr>
            <w:tcW w:w="136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3027D300" w14:textId="77777777" w:rsidR="002256B2" w:rsidRDefault="00000000">
            <w:r>
              <w:rPr>
                <w:sz w:val="18"/>
                <w:szCs w:val="18"/>
              </w:rPr>
              <w:t>Series A. ₹91 Cr raised. Loss: ₹12 Cr FY25.</w:t>
            </w:r>
          </w:p>
        </w:tc>
      </w:tr>
      <w:tr w:rsidR="002256B2" w14:paraId="01620765" w14:textId="77777777">
        <w:tblPrEx>
          <w:tblCellMar>
            <w:top w:w="0" w:type="dxa"/>
            <w:bottom w:w="0" w:type="dxa"/>
          </w:tblCellMar>
        </w:tblPrEx>
        <w:tc>
          <w:tcPr>
            <w:tcW w:w="20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767C0A6C" w14:textId="77777777" w:rsidR="002256B2" w:rsidRDefault="00000000">
            <w:r>
              <w:rPr>
                <w:b/>
                <w:bCs/>
                <w:color w:val="1F3864"/>
                <w:sz w:val="20"/>
                <w:szCs w:val="20"/>
              </w:rPr>
              <w:t>Shahji Ghee</w:t>
            </w:r>
          </w:p>
        </w:tc>
        <w:tc>
          <w:tcPr>
            <w:tcW w:w="12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0FA8B831" w14:textId="77777777" w:rsidR="002256B2" w:rsidRDefault="00000000">
            <w:r>
              <w:rPr>
                <w:sz w:val="18"/>
                <w:szCs w:val="18"/>
              </w:rPr>
              <w:t>Heritage artisanal</w:t>
            </w:r>
          </w:p>
        </w:tc>
        <w:tc>
          <w:tcPr>
            <w:tcW w:w="16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56AEEA05" w14:textId="77777777" w:rsidR="002256B2" w:rsidRDefault="00000000">
            <w:r>
              <w:rPr>
                <w:sz w:val="18"/>
                <w:szCs w:val="18"/>
              </w:rPr>
              <w:t>Legacy brand since 1957. Murrah buffalo bilona. Now also A2 cow.</w:t>
            </w:r>
          </w:p>
        </w:tc>
        <w:tc>
          <w:tcPr>
            <w:tcW w:w="18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0F54A0D4" w14:textId="77777777" w:rsidR="002256B2" w:rsidRDefault="00000000">
            <w:pPr>
              <w:spacing w:after="40"/>
            </w:pPr>
            <w:r>
              <w:rPr>
                <w:sz w:val="18"/>
                <w:szCs w:val="18"/>
              </w:rPr>
              <w:t>Buffalo 1L: ₹1,800–2,200</w:t>
            </w:r>
          </w:p>
          <w:p w14:paraId="3CAAA4C8" w14:textId="77777777" w:rsidR="002256B2" w:rsidRDefault="00000000">
            <w:pPr>
              <w:spacing w:after="40"/>
            </w:pPr>
            <w:r>
              <w:rPr>
                <w:sz w:val="18"/>
                <w:szCs w:val="18"/>
              </w:rPr>
              <w:t>Gir Cow 1L: ₹3,000</w:t>
            </w:r>
          </w:p>
        </w:tc>
        <w:tc>
          <w:tcPr>
            <w:tcW w:w="14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7980563C" w14:textId="77777777" w:rsidR="002256B2" w:rsidRDefault="00000000">
            <w:r>
              <w:rPr>
                <w:sz w:val="18"/>
                <w:szCs w:val="18"/>
              </w:rPr>
              <w:t>Est. ₹20–50 Cr</w:t>
            </w:r>
          </w:p>
        </w:tc>
        <w:tc>
          <w:tcPr>
            <w:tcW w:w="136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4B7923DF" w14:textId="77777777" w:rsidR="002256B2" w:rsidRDefault="00000000">
            <w:r>
              <w:rPr>
                <w:sz w:val="18"/>
                <w:szCs w:val="18"/>
              </w:rPr>
              <w:t>Family-owned. Bootstrapped.</w:t>
            </w:r>
          </w:p>
        </w:tc>
      </w:tr>
      <w:tr w:rsidR="002256B2" w14:paraId="69EB1D7C" w14:textId="77777777">
        <w:tblPrEx>
          <w:tblCellMar>
            <w:top w:w="0" w:type="dxa"/>
            <w:bottom w:w="0" w:type="dxa"/>
          </w:tblCellMar>
        </w:tblPrEx>
        <w:tc>
          <w:tcPr>
            <w:tcW w:w="20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28C257F4" w14:textId="77777777" w:rsidR="002256B2" w:rsidRDefault="00000000">
            <w:r>
              <w:rPr>
                <w:b/>
                <w:bCs/>
                <w:color w:val="1F3864"/>
                <w:sz w:val="20"/>
                <w:szCs w:val="20"/>
              </w:rPr>
              <w:t>Kapiva</w:t>
            </w:r>
          </w:p>
        </w:tc>
        <w:tc>
          <w:tcPr>
            <w:tcW w:w="12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42B4F034" w14:textId="77777777" w:rsidR="002256B2" w:rsidRDefault="00000000">
            <w:r>
              <w:rPr>
                <w:sz w:val="18"/>
                <w:szCs w:val="18"/>
              </w:rPr>
              <w:t>Ayurveda D2C</w:t>
            </w:r>
          </w:p>
        </w:tc>
        <w:tc>
          <w:tcPr>
            <w:tcW w:w="16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326FC196" w14:textId="77777777" w:rsidR="002256B2" w:rsidRDefault="00000000">
            <w:r>
              <w:rPr>
                <w:sz w:val="18"/>
                <w:szCs w:val="18"/>
              </w:rPr>
              <w:t>Ayurvedic wellness brand. A2 Gir ghee as functional food.</w:t>
            </w:r>
          </w:p>
        </w:tc>
        <w:tc>
          <w:tcPr>
            <w:tcW w:w="18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04626C9D" w14:textId="77777777" w:rsidR="002256B2" w:rsidRDefault="00000000">
            <w:pPr>
              <w:spacing w:after="40"/>
            </w:pPr>
            <w:r>
              <w:rPr>
                <w:sz w:val="18"/>
                <w:szCs w:val="18"/>
              </w:rPr>
              <w:t>A2 Gir 500ml: ₹1,200</w:t>
            </w:r>
          </w:p>
        </w:tc>
        <w:tc>
          <w:tcPr>
            <w:tcW w:w="14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4EED83B3" w14:textId="77777777" w:rsidR="002256B2" w:rsidRDefault="00000000">
            <w:r>
              <w:rPr>
                <w:sz w:val="18"/>
                <w:szCs w:val="18"/>
              </w:rPr>
              <w:t>₹180+ Cr (FY24)</w:t>
            </w:r>
          </w:p>
        </w:tc>
        <w:tc>
          <w:tcPr>
            <w:tcW w:w="136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08E23A81" w14:textId="77777777" w:rsidR="002256B2" w:rsidRDefault="00000000">
            <w:r>
              <w:rPr>
                <w:sz w:val="18"/>
                <w:szCs w:val="18"/>
              </w:rPr>
              <w:t>Series B. ~$30M raised.</w:t>
            </w:r>
          </w:p>
        </w:tc>
      </w:tr>
    </w:tbl>
    <w:p w14:paraId="7BD707D8" w14:textId="77777777" w:rsidR="002256B2" w:rsidRDefault="00000000">
      <w:pPr>
        <w:pStyle w:val="Heading2"/>
      </w:pPr>
      <w:r>
        <w:t>Positioning map — where Long Tales fits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780"/>
        <w:gridCol w:w="3780"/>
      </w:tblGrid>
      <w:tr w:rsidR="002256B2" w14:paraId="448899BB" w14:textId="77777777">
        <w:tblPrEx>
          <w:tblCellMar>
            <w:top w:w="0" w:type="dxa"/>
            <w:bottom w:w="0" w:type="dxa"/>
          </w:tblCellMar>
        </w:tblPrEx>
        <w:tc>
          <w:tcPr>
            <w:tcW w:w="1800" w:type="dxa"/>
            <w:tcBorders>
              <w:top w:val="single" w:sz="4" w:space="0" w:color="C0C0C0"/>
              <w:left w:val="single" w:sz="4" w:space="0" w:color="C0C0C0"/>
              <w:bottom w:val="single" w:sz="4" w:space="0" w:color="C0C0C0"/>
              <w:right w:val="single" w:sz="4" w:space="0" w:color="C0C0C0"/>
            </w:tcBorders>
            <w:shd w:val="clear" w:color="auto" w:fill="1F3864"/>
            <w:tcMar>
              <w:top w:w="60" w:type="dxa"/>
              <w:left w:w="100" w:type="dxa"/>
              <w:bottom w:w="60" w:type="dxa"/>
              <w:right w:w="100" w:type="dxa"/>
            </w:tcMar>
          </w:tcPr>
          <w:p w14:paraId="0354D598" w14:textId="77777777" w:rsidR="002256B2" w:rsidRDefault="00000000">
            <w:r>
              <w:rPr>
                <w:b/>
                <w:bCs/>
                <w:color w:val="FFFFFF"/>
                <w:sz w:val="20"/>
                <w:szCs w:val="20"/>
              </w:rPr>
              <w:t xml:space="preserve">Source ↓  Tier →</w:t>
            </w:r>
          </w:p>
        </w:tc>
        <w:tc>
          <w:tcPr>
            <w:tcW w:w="3780" w:type="dxa"/>
            <w:tcBorders>
              <w:top w:val="single" w:sz="4" w:space="0" w:color="C0C0C0"/>
              <w:left w:val="single" w:sz="4" w:space="0" w:color="C0C0C0"/>
              <w:bottom w:val="single" w:sz="4" w:space="0" w:color="C0C0C0"/>
              <w:right w:val="single" w:sz="4" w:space="0" w:color="C0C0C0"/>
            </w:tcBorders>
            <w:shd w:val="clear" w:color="auto" w:fill="1F3864"/>
            <w:tcMar>
              <w:top w:w="60" w:type="dxa"/>
              <w:left w:w="100" w:type="dxa"/>
              <w:bottom w:w="60" w:type="dxa"/>
              <w:right w:w="100" w:type="dxa"/>
            </w:tcMar>
          </w:tcPr>
          <w:p w14:paraId="6892DFE3" w14:textId="77777777" w:rsidR="002256B2" w:rsidRDefault="00000000">
            <w:r>
              <w:rPr>
                <w:b/>
                <w:bCs/>
                <w:color w:val="FFFFFF"/>
                <w:sz w:val="20"/>
                <w:szCs w:val="20"/>
              </w:rPr>
              <w:t>Mass-market</w:t>
            </w:r>
          </w:p>
        </w:tc>
        <w:tc>
          <w:tcPr>
            <w:tcW w:w="3780" w:type="dxa"/>
            <w:tcBorders>
              <w:top w:val="single" w:sz="4" w:space="0" w:color="C0C0C0"/>
              <w:left w:val="single" w:sz="4" w:space="0" w:color="C0C0C0"/>
              <w:bottom w:val="single" w:sz="4" w:space="0" w:color="C0C0C0"/>
              <w:right w:val="single" w:sz="4" w:space="0" w:color="C0C0C0"/>
            </w:tcBorders>
            <w:shd w:val="clear" w:color="auto" w:fill="1F3864"/>
            <w:tcMar>
              <w:top w:w="60" w:type="dxa"/>
              <w:left w:w="100" w:type="dxa"/>
              <w:bottom w:w="60" w:type="dxa"/>
              <w:right w:w="100" w:type="dxa"/>
            </w:tcMar>
          </w:tcPr>
          <w:p w14:paraId="65A40618" w14:textId="77777777" w:rsidR="002256B2" w:rsidRDefault="00000000">
            <w:r>
              <w:rPr>
                <w:b/>
                <w:bCs/>
                <w:color w:val="FFFFFF"/>
                <w:sz w:val="20"/>
                <w:szCs w:val="20"/>
              </w:rPr>
              <w:t>D2C premium</w:t>
            </w:r>
          </w:p>
        </w:tc>
      </w:tr>
      <w:tr w:rsidR="002256B2" w14:paraId="78DBD377" w14:textId="77777777">
        <w:tblPrEx>
          <w:tblCellMar>
            <w:top w:w="0" w:type="dxa"/>
            <w:bottom w:w="0" w:type="dxa"/>
          </w:tblCellMar>
        </w:tblPrEx>
        <w:tc>
          <w:tcPr>
            <w:tcW w:w="1800" w:type="dxa"/>
            <w:tcBorders>
              <w:top w:val="single" w:sz="4" w:space="0" w:color="C0C0C0"/>
              <w:left w:val="single" w:sz="4" w:space="0" w:color="C0C0C0"/>
              <w:bottom w:val="single" w:sz="4" w:space="0" w:color="C0C0C0"/>
              <w:right w:val="single" w:sz="4" w:space="0" w:color="C0C0C0"/>
            </w:tcBorders>
            <w:shd w:val="clear" w:color="auto" w:fill="F2F2F2"/>
            <w:tcMar>
              <w:top w:w="60" w:type="dxa"/>
              <w:left w:w="100" w:type="dxa"/>
              <w:bottom w:w="60" w:type="dxa"/>
              <w:right w:w="100" w:type="dxa"/>
            </w:tcMar>
          </w:tcPr>
          <w:p w14:paraId="477E621E" w14:textId="77777777" w:rsidR="002256B2" w:rsidRDefault="00000000">
            <w:r>
              <w:rPr>
                <w:b/>
                <w:bCs/>
                <w:sz w:val="20"/>
                <w:szCs w:val="20"/>
              </w:rPr>
              <w:t>Cow ghee</w:t>
            </w:r>
          </w:p>
        </w:tc>
        <w:tc>
          <w:tcPr>
            <w:tcW w:w="378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5686E1CD" w14:textId="77777777" w:rsidR="002256B2" w:rsidRDefault="00000000">
            <w:r>
              <w:rPr>
                <w:sz w:val="18"/>
                <w:szCs w:val="18"/>
              </w:rPr>
              <w:t>Amul, Mother Dairy, Patanjali, Aashirvaad</w:t>
            </w:r>
          </w:p>
        </w:tc>
        <w:tc>
          <w:tcPr>
            <w:tcW w:w="378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0F916B90" w14:textId="77777777" w:rsidR="002256B2" w:rsidRDefault="00000000">
            <w:r>
              <w:rPr>
                <w:sz w:val="18"/>
                <w:szCs w:val="18"/>
              </w:rPr>
              <w:t>Two Brothers, Anveshan, Akshayakalpa, Kapiva, Country Delight, Jivika, CowGold, Divya Kamdhenu</w:t>
            </w:r>
          </w:p>
        </w:tc>
      </w:tr>
      <w:tr w:rsidR="002256B2" w14:paraId="7DB7572D" w14:textId="77777777">
        <w:tblPrEx>
          <w:tblCellMar>
            <w:top w:w="0" w:type="dxa"/>
            <w:bottom w:w="0" w:type="dxa"/>
          </w:tblCellMar>
        </w:tblPrEx>
        <w:tc>
          <w:tcPr>
            <w:tcW w:w="1800" w:type="dxa"/>
            <w:tcBorders>
              <w:top w:val="single" w:sz="4" w:space="0" w:color="C0C0C0"/>
              <w:left w:val="single" w:sz="4" w:space="0" w:color="C0C0C0"/>
              <w:bottom w:val="single" w:sz="4" w:space="0" w:color="C0C0C0"/>
              <w:right w:val="single" w:sz="4" w:space="0" w:color="C0C0C0"/>
            </w:tcBorders>
            <w:shd w:val="clear" w:color="auto" w:fill="F2F2F2"/>
            <w:tcMar>
              <w:top w:w="60" w:type="dxa"/>
              <w:left w:w="100" w:type="dxa"/>
              <w:bottom w:w="60" w:type="dxa"/>
              <w:right w:w="100" w:type="dxa"/>
            </w:tcMar>
          </w:tcPr>
          <w:p w14:paraId="244C649C" w14:textId="77777777" w:rsidR="002256B2" w:rsidRDefault="00000000">
            <w:r>
              <w:rPr>
                <w:b/>
                <w:bCs/>
                <w:sz w:val="20"/>
                <w:szCs w:val="20"/>
              </w:rPr>
              <w:t>Buffalo ghee</w:t>
            </w:r>
          </w:p>
        </w:tc>
        <w:tc>
          <w:tcPr>
            <w:tcW w:w="378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21BC6933" w14:textId="77777777" w:rsidR="002256B2" w:rsidRDefault="00000000">
            <w:r>
              <w:rPr>
                <w:sz w:val="18"/>
                <w:szCs w:val="18"/>
              </w:rPr>
              <w:t>Saras, Amul Buffalo, Gowardhan</w:t>
            </w:r>
          </w:p>
        </w:tc>
        <w:tc>
          <w:tcPr>
            <w:tcW w:w="3780" w:type="dxa"/>
            <w:tcBorders>
              <w:top w:val="single" w:sz="4" w:space="0" w:color="C0C0C0"/>
              <w:left w:val="single" w:sz="4" w:space="0" w:color="C0C0C0"/>
              <w:bottom w:val="single" w:sz="4" w:space="0" w:color="C0C0C0"/>
              <w:right w:val="single" w:sz="4" w:space="0" w:color="C0C0C0"/>
            </w:tcBorders>
            <w:shd w:val="clear" w:color="auto" w:fill="FBF5EC"/>
            <w:tcMar>
              <w:top w:w="60" w:type="dxa"/>
              <w:left w:w="100" w:type="dxa"/>
              <w:bottom w:w="60" w:type="dxa"/>
              <w:right w:w="100" w:type="dxa"/>
            </w:tcMar>
          </w:tcPr>
          <w:p w14:paraId="541C89AA" w14:textId="77777777" w:rsidR="002256B2" w:rsidRDefault="00000000">
            <w:r>
              <w:rPr>
                <w:sz w:val="18"/>
                <w:szCs w:val="18"/>
              </w:rPr>
              <w:t xml:space="preserve">Shahji, </w:t>
            </w:r>
            <w:r>
              <w:rPr>
                <w:b/>
                <w:bCs/>
                <w:color w:val="9C5A23"/>
                <w:sz w:val="20"/>
                <w:szCs w:val="20"/>
              </w:rPr>
              <w:t>LONG TALES</w:t>
            </w:r>
          </w:p>
        </w:tc>
      </w:tr>
    </w:tbl>
    <w:p w14:paraId="7D9866E2" w14:textId="77777777" w:rsidR="002256B2" w:rsidRDefault="00000000">
      <w:pPr>
        <w:spacing w:after="200"/>
      </w:pPr>
      <w:r>
        <w:rPr>
          <w:i/>
          <w:iCs/>
          <w:color w:val="595959"/>
        </w:rPr>
        <w:t>Long Tales sits in the Premium Buffalo cell on a customer-facing map. Shahji is the only other brand in that cell. Within Premium Buffalo, Long Tales differentiates on provenance and storytelling: single-village attribution, family name on the jar, batch-month traceability. That is different ground from the quality claims (A2, organic, bilona) most competitors lead with.</w:t>
      </w:r>
    </w:p>
    <w:p w14:paraId="5AAFF0F3" w14:textId="77777777" w:rsidR="002256B2" w:rsidRDefault="00000000">
      <w:pPr>
        <w:pStyle w:val="Heading2"/>
      </w:pPr>
      <w:r>
        <w:t>Key insight: every funded brand is structurally different from Long Tales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2256B2" w14:paraId="11081589" w14:textId="77777777">
        <w:tblPrEx>
          <w:tblCellMar>
            <w:top w:w="0" w:type="dxa"/>
            <w:bottom w:w="0" w:type="dxa"/>
          </w:tblCellMar>
        </w:tblPrEx>
        <w:tc>
          <w:tcPr>
            <w:tcW w:w="2340" w:type="dxa"/>
            <w:tcBorders>
              <w:top w:val="single" w:sz="4" w:space="0" w:color="C0C0C0"/>
              <w:left w:val="single" w:sz="4" w:space="0" w:color="C0C0C0"/>
              <w:bottom w:val="single" w:sz="4" w:space="0" w:color="C0C0C0"/>
              <w:right w:val="single" w:sz="4" w:space="0" w:color="C0C0C0"/>
            </w:tcBorders>
            <w:shd w:val="clear" w:color="auto" w:fill="1F3864"/>
            <w:tcMar>
              <w:top w:w="60" w:type="dxa"/>
              <w:left w:w="100" w:type="dxa"/>
              <w:bottom w:w="60" w:type="dxa"/>
              <w:right w:w="100" w:type="dxa"/>
            </w:tcMar>
          </w:tcPr>
          <w:p w14:paraId="2ABB7611" w14:textId="77777777" w:rsidR="002256B2" w:rsidRDefault="00000000">
            <w:r>
              <w:rPr>
                <w:b/>
                <w:bCs/>
                <w:color w:val="FFFFFF"/>
                <w:sz w:val="20"/>
                <w:szCs w:val="20"/>
              </w:rPr>
              <w:t>Dimension</w:t>
            </w:r>
          </w:p>
        </w:tc>
        <w:tc>
          <w:tcPr>
            <w:tcW w:w="3510" w:type="dxa"/>
            <w:tcBorders>
              <w:top w:val="single" w:sz="4" w:space="0" w:color="C0C0C0"/>
              <w:left w:val="single" w:sz="4" w:space="0" w:color="C0C0C0"/>
              <w:bottom w:val="single" w:sz="4" w:space="0" w:color="C0C0C0"/>
              <w:right w:val="single" w:sz="4" w:space="0" w:color="C0C0C0"/>
            </w:tcBorders>
            <w:shd w:val="clear" w:color="auto" w:fill="1F3864"/>
            <w:tcMar>
              <w:top w:w="60" w:type="dxa"/>
              <w:left w:w="100" w:type="dxa"/>
              <w:bottom w:w="60" w:type="dxa"/>
              <w:right w:w="100" w:type="dxa"/>
            </w:tcMar>
          </w:tcPr>
          <w:p w14:paraId="74AD3134" w14:textId="77777777" w:rsidR="002256B2" w:rsidRDefault="00000000">
            <w:r>
              <w:rPr>
                <w:b/>
                <w:bCs/>
                <w:color w:val="FFFFFF"/>
                <w:sz w:val="20"/>
                <w:szCs w:val="20"/>
              </w:rPr>
              <w:t>Funded D2C brands</w:t>
            </w:r>
          </w:p>
        </w:tc>
        <w:tc>
          <w:tcPr>
            <w:tcW w:w="3510" w:type="dxa"/>
            <w:tcBorders>
              <w:top w:val="single" w:sz="4" w:space="0" w:color="C0C0C0"/>
              <w:left w:val="single" w:sz="4" w:space="0" w:color="C0C0C0"/>
              <w:bottom w:val="single" w:sz="4" w:space="0" w:color="C0C0C0"/>
              <w:right w:val="single" w:sz="4" w:space="0" w:color="C0C0C0"/>
            </w:tcBorders>
            <w:shd w:val="clear" w:color="auto" w:fill="1F3864"/>
            <w:tcMar>
              <w:top w:w="60" w:type="dxa"/>
              <w:left w:w="100" w:type="dxa"/>
              <w:bottom w:w="60" w:type="dxa"/>
              <w:right w:w="100" w:type="dxa"/>
            </w:tcMar>
          </w:tcPr>
          <w:p w14:paraId="33459F96" w14:textId="77777777" w:rsidR="002256B2" w:rsidRDefault="00000000">
            <w:r>
              <w:rPr>
                <w:b/>
                <w:bCs/>
                <w:color w:val="FFFFFF"/>
                <w:sz w:val="20"/>
                <w:szCs w:val="20"/>
              </w:rPr>
              <w:t>Long Tales</w:t>
            </w:r>
          </w:p>
        </w:tc>
      </w:tr>
      <w:tr w:rsidR="002256B2" w14:paraId="37613D1C" w14:textId="77777777">
        <w:tblPrEx>
          <w:tblCellMar>
            <w:top w:w="0" w:type="dxa"/>
            <w:bottom w:w="0" w:type="dxa"/>
          </w:tblCellMar>
        </w:tblPrEx>
        <w:tc>
          <w:tcPr>
            <w:tcW w:w="2340" w:type="dxa"/>
            <w:tcBorders>
              <w:top w:val="single" w:sz="4" w:space="0" w:color="C0C0C0"/>
              <w:left w:val="single" w:sz="4" w:space="0" w:color="C0C0C0"/>
              <w:bottom w:val="single" w:sz="4" w:space="0" w:color="C0C0C0"/>
              <w:right w:val="single" w:sz="4" w:space="0" w:color="C0C0C0"/>
            </w:tcBorders>
            <w:shd w:val="clear" w:color="auto" w:fill="F2F2F2"/>
            <w:tcMar>
              <w:top w:w="60" w:type="dxa"/>
              <w:left w:w="100" w:type="dxa"/>
              <w:bottom w:w="60" w:type="dxa"/>
              <w:right w:w="100" w:type="dxa"/>
            </w:tcMar>
          </w:tcPr>
          <w:p w14:paraId="7E2EECA7" w14:textId="77777777" w:rsidR="002256B2" w:rsidRDefault="00000000">
            <w:r>
              <w:rPr>
                <w:b/>
                <w:bCs/>
                <w:sz w:val="18"/>
                <w:szCs w:val="18"/>
              </w:rPr>
              <w:t>What they do</w:t>
            </w:r>
          </w:p>
        </w:tc>
        <w:tc>
          <w:tcPr>
            <w:tcW w:w="351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6939B23C" w14:textId="77777777" w:rsidR="002256B2" w:rsidRDefault="00000000">
            <w:r>
              <w:rPr>
                <w:sz w:val="18"/>
                <w:szCs w:val="18"/>
              </w:rPr>
              <w:t>Buy raw milk from farmers, convert to ghee in own/partner facilities, sell via platforms</w:t>
            </w:r>
          </w:p>
        </w:tc>
        <w:tc>
          <w:tcPr>
            <w:tcW w:w="351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65779378" w14:textId="77777777" w:rsidR="002256B2" w:rsidRDefault="00000000">
            <w:r>
              <w:rPr>
                <w:color w:val="1F3864"/>
                <w:sz w:val="18"/>
                <w:szCs w:val="18"/>
              </w:rPr>
              <w:t>Buy finished ghee from community farmers, bottle and deliver to doorstep</w:t>
            </w:r>
          </w:p>
        </w:tc>
      </w:tr>
      <w:tr w:rsidR="002256B2" w14:paraId="5F0EE0A3" w14:textId="77777777">
        <w:tblPrEx>
          <w:tblCellMar>
            <w:top w:w="0" w:type="dxa"/>
            <w:bottom w:w="0" w:type="dxa"/>
          </w:tblCellMar>
        </w:tblPrEx>
        <w:tc>
          <w:tcPr>
            <w:tcW w:w="2340" w:type="dxa"/>
            <w:tcBorders>
              <w:top w:val="single" w:sz="4" w:space="0" w:color="C0C0C0"/>
              <w:left w:val="single" w:sz="4" w:space="0" w:color="C0C0C0"/>
              <w:bottom w:val="single" w:sz="4" w:space="0" w:color="C0C0C0"/>
              <w:right w:val="single" w:sz="4" w:space="0" w:color="C0C0C0"/>
            </w:tcBorders>
            <w:shd w:val="clear" w:color="auto" w:fill="F2F2F2"/>
            <w:tcMar>
              <w:top w:w="60" w:type="dxa"/>
              <w:left w:w="100" w:type="dxa"/>
              <w:bottom w:w="60" w:type="dxa"/>
              <w:right w:w="100" w:type="dxa"/>
            </w:tcMar>
          </w:tcPr>
          <w:p w14:paraId="28721ED5" w14:textId="77777777" w:rsidR="002256B2" w:rsidRDefault="00000000">
            <w:r>
              <w:rPr>
                <w:b/>
                <w:bCs/>
                <w:sz w:val="18"/>
                <w:szCs w:val="18"/>
              </w:rPr>
              <w:t>Core business</w:t>
            </w:r>
          </w:p>
        </w:tc>
        <w:tc>
          <w:tcPr>
            <w:tcW w:w="351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3D15AC0B" w14:textId="77777777" w:rsidR="002256B2" w:rsidRDefault="00000000">
            <w:r>
              <w:rPr>
                <w:sz w:val="18"/>
                <w:szCs w:val="18"/>
              </w:rPr>
              <w:t>Manufacturing + marketing</w:t>
            </w:r>
          </w:p>
        </w:tc>
        <w:tc>
          <w:tcPr>
            <w:tcW w:w="351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0375F399" w14:textId="77777777" w:rsidR="002256B2" w:rsidRDefault="00000000">
            <w:r>
              <w:rPr>
                <w:color w:val="1F3864"/>
                <w:sz w:val="18"/>
                <w:szCs w:val="18"/>
              </w:rPr>
              <w:t>Sourcing + curation + storytelling</w:t>
            </w:r>
          </w:p>
        </w:tc>
      </w:tr>
      <w:tr w:rsidR="002256B2" w14:paraId="1C0A826A" w14:textId="77777777">
        <w:tblPrEx>
          <w:tblCellMar>
            <w:top w:w="0" w:type="dxa"/>
            <w:bottom w:w="0" w:type="dxa"/>
          </w:tblCellMar>
        </w:tblPrEx>
        <w:tc>
          <w:tcPr>
            <w:tcW w:w="2340" w:type="dxa"/>
            <w:tcBorders>
              <w:top w:val="single" w:sz="4" w:space="0" w:color="C0C0C0"/>
              <w:left w:val="single" w:sz="4" w:space="0" w:color="C0C0C0"/>
              <w:bottom w:val="single" w:sz="4" w:space="0" w:color="C0C0C0"/>
              <w:right w:val="single" w:sz="4" w:space="0" w:color="C0C0C0"/>
            </w:tcBorders>
            <w:shd w:val="clear" w:color="auto" w:fill="F2F2F2"/>
            <w:tcMar>
              <w:top w:w="60" w:type="dxa"/>
              <w:left w:w="100" w:type="dxa"/>
              <w:bottom w:w="60" w:type="dxa"/>
              <w:right w:w="100" w:type="dxa"/>
            </w:tcMar>
          </w:tcPr>
          <w:p w14:paraId="58CCC5EC" w14:textId="77777777" w:rsidR="002256B2" w:rsidRDefault="00000000">
            <w:r>
              <w:rPr>
                <w:b/>
                <w:bCs/>
                <w:sz w:val="18"/>
                <w:szCs w:val="18"/>
              </w:rPr>
              <w:t>Sourcing cost</w:t>
            </w:r>
          </w:p>
        </w:tc>
        <w:tc>
          <w:tcPr>
            <w:tcW w:w="351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42D1E07A" w14:textId="77777777" w:rsidR="002256B2" w:rsidRDefault="00000000">
            <w:r>
              <w:rPr>
                <w:sz w:val="18"/>
                <w:szCs w:val="18"/>
              </w:rPr>
              <w:t>Field teams, IoT, blockchain, farmer training, extension officers</w:t>
            </w:r>
          </w:p>
        </w:tc>
        <w:tc>
          <w:tcPr>
            <w:tcW w:w="351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089D77D3" w14:textId="00236AE4" w:rsidR="002256B2" w:rsidRDefault="00000000">
            <w:r>
              <w:rPr>
                <w:color w:val="1F3864"/>
                <w:sz w:val="18"/>
                <w:szCs w:val="18"/>
              </w:rPr>
              <w:t xml:space="preserve">Phone call to village. </w:t>
            </w:r>
          </w:p>
        </w:tc>
      </w:tr>
      <w:tr w:rsidR="002256B2" w14:paraId="5C817FF2" w14:textId="77777777">
        <w:tblPrEx>
          <w:tblCellMar>
            <w:top w:w="0" w:type="dxa"/>
            <w:bottom w:w="0" w:type="dxa"/>
          </w:tblCellMar>
        </w:tblPrEx>
        <w:tc>
          <w:tcPr>
            <w:tcW w:w="2340" w:type="dxa"/>
            <w:tcBorders>
              <w:top w:val="single" w:sz="4" w:space="0" w:color="C0C0C0"/>
              <w:left w:val="single" w:sz="4" w:space="0" w:color="C0C0C0"/>
              <w:bottom w:val="single" w:sz="4" w:space="0" w:color="C0C0C0"/>
              <w:right w:val="single" w:sz="4" w:space="0" w:color="C0C0C0"/>
            </w:tcBorders>
            <w:shd w:val="clear" w:color="auto" w:fill="F2F2F2"/>
            <w:tcMar>
              <w:top w:w="60" w:type="dxa"/>
              <w:left w:w="100" w:type="dxa"/>
              <w:bottom w:w="60" w:type="dxa"/>
              <w:right w:w="100" w:type="dxa"/>
            </w:tcMar>
          </w:tcPr>
          <w:p w14:paraId="5A39EF27" w14:textId="77777777" w:rsidR="002256B2" w:rsidRDefault="00000000">
            <w:r>
              <w:rPr>
                <w:b/>
                <w:bCs/>
                <w:sz w:val="18"/>
                <w:szCs w:val="18"/>
              </w:rPr>
              <w:t>Trust infrastructure</w:t>
            </w:r>
          </w:p>
        </w:tc>
        <w:tc>
          <w:tcPr>
            <w:tcW w:w="351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7B98926A" w14:textId="77777777" w:rsidR="002256B2" w:rsidRDefault="00000000">
            <w:r>
              <w:rPr>
                <w:sz w:val="18"/>
                <w:szCs w:val="18"/>
              </w:rPr>
              <w:t>Contracts, SLAs, certifications</w:t>
            </w:r>
          </w:p>
        </w:tc>
        <w:tc>
          <w:tcPr>
            <w:tcW w:w="351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2735F840" w14:textId="77777777" w:rsidR="002256B2" w:rsidRDefault="00000000">
            <w:r>
              <w:rPr>
                <w:color w:val="1F3864"/>
                <w:sz w:val="18"/>
                <w:szCs w:val="18"/>
              </w:rPr>
              <w:t>Community. Social accountability.</w:t>
            </w:r>
          </w:p>
        </w:tc>
      </w:tr>
      <w:tr w:rsidR="002256B2" w14:paraId="71F9B853" w14:textId="77777777">
        <w:tblPrEx>
          <w:tblCellMar>
            <w:top w:w="0" w:type="dxa"/>
            <w:bottom w:w="0" w:type="dxa"/>
          </w:tblCellMar>
        </w:tblPrEx>
        <w:tc>
          <w:tcPr>
            <w:tcW w:w="2340" w:type="dxa"/>
            <w:tcBorders>
              <w:top w:val="single" w:sz="4" w:space="0" w:color="C0C0C0"/>
              <w:left w:val="single" w:sz="4" w:space="0" w:color="C0C0C0"/>
              <w:bottom w:val="single" w:sz="4" w:space="0" w:color="C0C0C0"/>
              <w:right w:val="single" w:sz="4" w:space="0" w:color="C0C0C0"/>
            </w:tcBorders>
            <w:shd w:val="clear" w:color="auto" w:fill="F2F2F2"/>
            <w:tcMar>
              <w:top w:w="60" w:type="dxa"/>
              <w:left w:w="100" w:type="dxa"/>
              <w:bottom w:w="60" w:type="dxa"/>
              <w:right w:w="100" w:type="dxa"/>
            </w:tcMar>
          </w:tcPr>
          <w:p w14:paraId="6F1658CD" w14:textId="77777777" w:rsidR="002256B2" w:rsidRDefault="00000000">
            <w:r>
              <w:rPr>
                <w:b/>
                <w:bCs/>
                <w:sz w:val="18"/>
                <w:szCs w:val="18"/>
              </w:rPr>
              <w:t>Distribution</w:t>
            </w:r>
          </w:p>
        </w:tc>
        <w:tc>
          <w:tcPr>
            <w:tcW w:w="351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4759B445" w14:textId="77777777" w:rsidR="002256B2" w:rsidRDefault="00000000">
            <w:r>
              <w:rPr>
                <w:sz w:val="18"/>
                <w:szCs w:val="18"/>
              </w:rPr>
              <w:t>Amazon, Blinkit, D2C website, modern trade</w:t>
            </w:r>
          </w:p>
        </w:tc>
        <w:tc>
          <w:tcPr>
            <w:tcW w:w="351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5765A863" w14:textId="77777777" w:rsidR="002256B2" w:rsidRDefault="00000000">
            <w:r>
              <w:rPr>
                <w:color w:val="1F3864"/>
                <w:sz w:val="18"/>
                <w:szCs w:val="18"/>
              </w:rPr>
              <w:t>WhatsApp + motorbike + cash on delivery</w:t>
            </w:r>
          </w:p>
        </w:tc>
      </w:tr>
      <w:tr w:rsidR="002256B2" w14:paraId="73938D59" w14:textId="77777777">
        <w:tblPrEx>
          <w:tblCellMar>
            <w:top w:w="0" w:type="dxa"/>
            <w:bottom w:w="0" w:type="dxa"/>
          </w:tblCellMar>
        </w:tblPrEx>
        <w:tc>
          <w:tcPr>
            <w:tcW w:w="2340" w:type="dxa"/>
            <w:tcBorders>
              <w:top w:val="single" w:sz="4" w:space="0" w:color="C0C0C0"/>
              <w:left w:val="single" w:sz="4" w:space="0" w:color="C0C0C0"/>
              <w:bottom w:val="single" w:sz="4" w:space="0" w:color="C0C0C0"/>
              <w:right w:val="single" w:sz="4" w:space="0" w:color="C0C0C0"/>
            </w:tcBorders>
            <w:shd w:val="clear" w:color="auto" w:fill="F2F2F2"/>
            <w:tcMar>
              <w:top w:w="60" w:type="dxa"/>
              <w:left w:w="100" w:type="dxa"/>
              <w:bottom w:w="60" w:type="dxa"/>
              <w:right w:w="100" w:type="dxa"/>
            </w:tcMar>
          </w:tcPr>
          <w:p w14:paraId="14214A9B" w14:textId="77777777" w:rsidR="002256B2" w:rsidRDefault="00000000">
            <w:r>
              <w:rPr>
                <w:b/>
                <w:bCs/>
                <w:sz w:val="18"/>
                <w:szCs w:val="18"/>
              </w:rPr>
              <w:lastRenderedPageBreak/>
              <w:t>Marketing spend</w:t>
            </w:r>
          </w:p>
        </w:tc>
        <w:tc>
          <w:tcPr>
            <w:tcW w:w="351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5C37D8ED" w14:textId="77777777" w:rsidR="002256B2" w:rsidRDefault="00000000">
            <w:r>
              <w:rPr>
                <w:sz w:val="18"/>
                <w:szCs w:val="18"/>
              </w:rPr>
              <w:t>20–30% of revenue (Anveshan: ₹20 Cr on ₹77 Cr)</w:t>
            </w:r>
          </w:p>
        </w:tc>
        <w:tc>
          <w:tcPr>
            <w:tcW w:w="351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6589D3E9" w14:textId="77777777" w:rsidR="002256B2" w:rsidRDefault="00000000">
            <w:r>
              <w:rPr>
                <w:color w:val="1F3864"/>
                <w:sz w:val="18"/>
                <w:szCs w:val="18"/>
              </w:rPr>
              <w:t>20g samples in gated societies. Near zero after that.</w:t>
            </w:r>
          </w:p>
        </w:tc>
      </w:tr>
      <w:tr w:rsidR="002256B2" w14:paraId="29F9E95F" w14:textId="77777777">
        <w:tblPrEx>
          <w:tblCellMar>
            <w:top w:w="0" w:type="dxa"/>
            <w:bottom w:w="0" w:type="dxa"/>
          </w:tblCellMar>
        </w:tblPrEx>
        <w:tc>
          <w:tcPr>
            <w:tcW w:w="2340" w:type="dxa"/>
            <w:tcBorders>
              <w:top w:val="single" w:sz="4" w:space="0" w:color="C0C0C0"/>
              <w:left w:val="single" w:sz="4" w:space="0" w:color="C0C0C0"/>
              <w:bottom w:val="single" w:sz="4" w:space="0" w:color="C0C0C0"/>
              <w:right w:val="single" w:sz="4" w:space="0" w:color="C0C0C0"/>
            </w:tcBorders>
            <w:shd w:val="clear" w:color="auto" w:fill="F2F2F2"/>
            <w:tcMar>
              <w:top w:w="60" w:type="dxa"/>
              <w:left w:w="100" w:type="dxa"/>
              <w:bottom w:w="60" w:type="dxa"/>
              <w:right w:w="100" w:type="dxa"/>
            </w:tcMar>
          </w:tcPr>
          <w:p w14:paraId="7EA28B43" w14:textId="77777777" w:rsidR="002256B2" w:rsidRDefault="00000000">
            <w:r>
              <w:rPr>
                <w:b/>
                <w:bCs/>
                <w:sz w:val="18"/>
                <w:szCs w:val="18"/>
              </w:rPr>
              <w:t>Platform dependency</w:t>
            </w:r>
          </w:p>
        </w:tc>
        <w:tc>
          <w:tcPr>
            <w:tcW w:w="351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3CC573F7" w14:textId="77777777" w:rsidR="002256B2" w:rsidRDefault="00000000">
            <w:r>
              <w:rPr>
                <w:sz w:val="18"/>
                <w:szCs w:val="18"/>
              </w:rPr>
              <w:t>High. Blinkit/Amazon can change terms overnight</w:t>
            </w:r>
          </w:p>
        </w:tc>
        <w:tc>
          <w:tcPr>
            <w:tcW w:w="351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7DFE907C" w14:textId="77777777" w:rsidR="002256B2" w:rsidRDefault="00000000">
            <w:r>
              <w:rPr>
                <w:color w:val="1F3864"/>
                <w:sz w:val="18"/>
                <w:szCs w:val="18"/>
              </w:rPr>
              <w:t>Zero. WhatsApp is free forever.</w:t>
            </w:r>
          </w:p>
        </w:tc>
      </w:tr>
      <w:tr w:rsidR="002256B2" w14:paraId="2BC1DD64" w14:textId="77777777">
        <w:tblPrEx>
          <w:tblCellMar>
            <w:top w:w="0" w:type="dxa"/>
            <w:bottom w:w="0" w:type="dxa"/>
          </w:tblCellMar>
        </w:tblPrEx>
        <w:tc>
          <w:tcPr>
            <w:tcW w:w="2340" w:type="dxa"/>
            <w:tcBorders>
              <w:top w:val="single" w:sz="4" w:space="0" w:color="C0C0C0"/>
              <w:left w:val="single" w:sz="4" w:space="0" w:color="C0C0C0"/>
              <w:bottom w:val="single" w:sz="4" w:space="0" w:color="C0C0C0"/>
              <w:right w:val="single" w:sz="4" w:space="0" w:color="C0C0C0"/>
            </w:tcBorders>
            <w:shd w:val="clear" w:color="auto" w:fill="F2F2F2"/>
            <w:tcMar>
              <w:top w:w="60" w:type="dxa"/>
              <w:left w:w="100" w:type="dxa"/>
              <w:bottom w:w="60" w:type="dxa"/>
              <w:right w:w="100" w:type="dxa"/>
            </w:tcMar>
          </w:tcPr>
          <w:p w14:paraId="737AB2F5" w14:textId="77777777" w:rsidR="002256B2" w:rsidRDefault="00000000">
            <w:r>
              <w:rPr>
                <w:b/>
                <w:bCs/>
                <w:sz w:val="18"/>
                <w:szCs w:val="18"/>
              </w:rPr>
              <w:t>Working capital</w:t>
            </w:r>
          </w:p>
        </w:tc>
        <w:tc>
          <w:tcPr>
            <w:tcW w:w="351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45304BDA" w14:textId="77777777" w:rsidR="002256B2" w:rsidRDefault="00000000">
            <w:r>
              <w:rPr>
                <w:sz w:val="18"/>
                <w:szCs w:val="18"/>
              </w:rPr>
              <w:t>Pay farmers → process → warehouse → sell → wait 30–60 days for platform payout</w:t>
            </w:r>
          </w:p>
        </w:tc>
        <w:tc>
          <w:tcPr>
            <w:tcW w:w="351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68DAC4EE" w14:textId="77777777" w:rsidR="002256B2" w:rsidRDefault="00000000">
            <w:r>
              <w:rPr>
                <w:color w:val="1F3864"/>
                <w:sz w:val="18"/>
                <w:szCs w:val="18"/>
              </w:rPr>
              <w:t>Buy ghee → deliver same week → collect cash at door</w:t>
            </w:r>
          </w:p>
        </w:tc>
      </w:tr>
      <w:tr w:rsidR="002256B2" w14:paraId="03C3304B" w14:textId="77777777">
        <w:tblPrEx>
          <w:tblCellMar>
            <w:top w:w="0" w:type="dxa"/>
            <w:bottom w:w="0" w:type="dxa"/>
          </w:tblCellMar>
        </w:tblPrEx>
        <w:tc>
          <w:tcPr>
            <w:tcW w:w="2340" w:type="dxa"/>
            <w:tcBorders>
              <w:top w:val="single" w:sz="4" w:space="0" w:color="C0C0C0"/>
              <w:left w:val="single" w:sz="4" w:space="0" w:color="C0C0C0"/>
              <w:bottom w:val="single" w:sz="4" w:space="0" w:color="C0C0C0"/>
              <w:right w:val="single" w:sz="4" w:space="0" w:color="C0C0C0"/>
            </w:tcBorders>
            <w:shd w:val="clear" w:color="auto" w:fill="F2F2F2"/>
            <w:tcMar>
              <w:top w:w="60" w:type="dxa"/>
              <w:left w:w="100" w:type="dxa"/>
              <w:bottom w:w="60" w:type="dxa"/>
              <w:right w:w="100" w:type="dxa"/>
            </w:tcMar>
          </w:tcPr>
          <w:p w14:paraId="475713A1" w14:textId="77777777" w:rsidR="002256B2" w:rsidRDefault="00000000">
            <w:r>
              <w:rPr>
                <w:b/>
                <w:bCs/>
                <w:sz w:val="18"/>
                <w:szCs w:val="18"/>
              </w:rPr>
              <w:t>Funding required</w:t>
            </w:r>
          </w:p>
        </w:tc>
        <w:tc>
          <w:tcPr>
            <w:tcW w:w="351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7298DA35" w14:textId="77777777" w:rsidR="002256B2" w:rsidRDefault="00000000">
            <w:r>
              <w:rPr>
                <w:sz w:val="18"/>
                <w:szCs w:val="18"/>
              </w:rPr>
              <w:t>₹50 Cr–₹110 Cr raised to scale</w:t>
            </w:r>
          </w:p>
        </w:tc>
        <w:tc>
          <w:tcPr>
            <w:tcW w:w="351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6CF81179" w14:textId="77777777" w:rsidR="002256B2" w:rsidRDefault="00000000">
            <w:r>
              <w:rPr>
                <w:color w:val="1F3864"/>
                <w:sz w:val="18"/>
                <w:szCs w:val="18"/>
              </w:rPr>
              <w:t>Zero external capital needed</w:t>
            </w:r>
          </w:p>
        </w:tc>
      </w:tr>
    </w:tbl>
    <w:p w14:paraId="72205EEC" w14:textId="77777777" w:rsidR="002256B2" w:rsidRDefault="00000000">
      <w:r>
        <w:br w:type="page"/>
      </w:r>
    </w:p>
    <w:p w14:paraId="5EE66DFB" w14:textId="77777777" w:rsidR="002256B2" w:rsidRDefault="00000000">
      <w:pPr>
        <w:spacing w:after="40"/>
      </w:pPr>
      <w:r>
        <w:rPr>
          <w:b/>
          <w:bCs/>
          <w:color w:val="9C5A23"/>
          <w:sz w:val="20"/>
          <w:szCs w:val="20"/>
        </w:rPr>
        <w:lastRenderedPageBreak/>
        <w:t>PART THREE</w:t>
      </w:r>
    </w:p>
    <w:p w14:paraId="491625E7" w14:textId="77777777" w:rsidR="002256B2" w:rsidRDefault="00000000">
      <w:pPr>
        <w:pStyle w:val="Heading1"/>
        <w:pBdr>
          <w:bottom w:val="single" w:sz="6" w:space="4" w:color="1F3864"/>
        </w:pBdr>
      </w:pPr>
      <w:r>
        <w:t>Business Model &amp; Unit Economics</w:t>
      </w:r>
    </w:p>
    <w:p w14:paraId="71B8E216" w14:textId="77777777" w:rsidR="002256B2" w:rsidRDefault="00000000">
      <w:pPr>
        <w:pStyle w:val="Heading2"/>
      </w:pPr>
      <w:r>
        <w:t>Cost structure — why this model is profitable from day one</w:t>
      </w:r>
    </w:p>
    <w:p w14:paraId="5CC657A8" w14:textId="7C2670AD" w:rsidR="002256B2" w:rsidRDefault="00000000">
      <w:pPr>
        <w:spacing w:after="120"/>
      </w:pPr>
      <w:r>
        <w:t>Long Tales does not manufacture ghee or procure milk or run a processing facility. The farmer produces the finished ghee — the same way the farmer’s family has for generations. Long Tales buys the finished product at village market rate (₹1,100/kg), bottles it, and delivers it. This eliminates the entire cost stack that makes every other premium ghee brand unprofitable:</w:t>
      </w:r>
    </w:p>
    <w:p w14:paraId="401DB700" w14:textId="77777777" w:rsidR="002256B2" w:rsidRDefault="00000000">
      <w:pPr>
        <w:pStyle w:val="Heading3"/>
      </w:pPr>
      <w:r>
        <w:t>Unit economics per SKU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780"/>
        <w:gridCol w:w="2780"/>
      </w:tblGrid>
      <w:tr w:rsidR="002256B2" w14:paraId="45336CD0" w14:textId="77777777">
        <w:tblPrEx>
          <w:tblCellMar>
            <w:top w:w="0" w:type="dxa"/>
            <w:bottom w:w="0" w:type="dxa"/>
          </w:tblCellMar>
        </w:tblPrEx>
        <w:tc>
          <w:tcPr>
            <w:tcW w:w="3800" w:type="dxa"/>
            <w:tcBorders>
              <w:top w:val="single" w:sz="4" w:space="0" w:color="C0C0C0"/>
              <w:left w:val="single" w:sz="4" w:space="0" w:color="C0C0C0"/>
              <w:bottom w:val="single" w:sz="4" w:space="0" w:color="C0C0C0"/>
              <w:right w:val="single" w:sz="4" w:space="0" w:color="C0C0C0"/>
            </w:tcBorders>
            <w:shd w:val="clear" w:color="auto" w:fill="1F3864"/>
            <w:tcMar>
              <w:top w:w="60" w:type="dxa"/>
              <w:left w:w="100" w:type="dxa"/>
              <w:bottom w:w="60" w:type="dxa"/>
              <w:right w:w="100" w:type="dxa"/>
            </w:tcMar>
          </w:tcPr>
          <w:p w14:paraId="4F025537" w14:textId="77777777" w:rsidR="002256B2" w:rsidRDefault="00000000">
            <w:r>
              <w:rPr>
                <w:b/>
                <w:bCs/>
                <w:color w:val="FFFFFF"/>
                <w:sz w:val="20"/>
                <w:szCs w:val="20"/>
              </w:rPr>
              <w:t>Line item</w:t>
            </w:r>
          </w:p>
        </w:tc>
        <w:tc>
          <w:tcPr>
            <w:tcW w:w="2780" w:type="dxa"/>
            <w:tcBorders>
              <w:top w:val="single" w:sz="4" w:space="0" w:color="C0C0C0"/>
              <w:left w:val="single" w:sz="4" w:space="0" w:color="C0C0C0"/>
              <w:bottom w:val="single" w:sz="4" w:space="0" w:color="C0C0C0"/>
              <w:right w:val="single" w:sz="4" w:space="0" w:color="C0C0C0"/>
            </w:tcBorders>
            <w:shd w:val="clear" w:color="auto" w:fill="1F3864"/>
            <w:tcMar>
              <w:top w:w="60" w:type="dxa"/>
              <w:left w:w="100" w:type="dxa"/>
              <w:bottom w:w="60" w:type="dxa"/>
              <w:right w:w="100" w:type="dxa"/>
            </w:tcMar>
          </w:tcPr>
          <w:p w14:paraId="278BED22" w14:textId="77777777" w:rsidR="002256B2" w:rsidRDefault="00000000">
            <w:r>
              <w:rPr>
                <w:b/>
                <w:bCs/>
                <w:color w:val="FFFFFF"/>
                <w:sz w:val="20"/>
                <w:szCs w:val="20"/>
              </w:rPr>
              <w:t>500g jar (₹)</w:t>
            </w:r>
          </w:p>
        </w:tc>
        <w:tc>
          <w:tcPr>
            <w:tcW w:w="2780" w:type="dxa"/>
            <w:tcBorders>
              <w:top w:val="single" w:sz="4" w:space="0" w:color="C0C0C0"/>
              <w:left w:val="single" w:sz="4" w:space="0" w:color="C0C0C0"/>
              <w:bottom w:val="single" w:sz="4" w:space="0" w:color="C0C0C0"/>
              <w:right w:val="single" w:sz="4" w:space="0" w:color="C0C0C0"/>
            </w:tcBorders>
            <w:shd w:val="clear" w:color="auto" w:fill="1F3864"/>
            <w:tcMar>
              <w:top w:w="60" w:type="dxa"/>
              <w:left w:w="100" w:type="dxa"/>
              <w:bottom w:w="60" w:type="dxa"/>
              <w:right w:w="100" w:type="dxa"/>
            </w:tcMar>
          </w:tcPr>
          <w:p w14:paraId="3E14F623" w14:textId="77777777" w:rsidR="002256B2" w:rsidRDefault="00000000">
            <w:r>
              <w:rPr>
                <w:b/>
                <w:bCs/>
                <w:color w:val="FFFFFF"/>
                <w:sz w:val="20"/>
                <w:szCs w:val="20"/>
              </w:rPr>
              <w:t>1kg jar (₹)</w:t>
            </w:r>
          </w:p>
        </w:tc>
      </w:tr>
      <w:tr w:rsidR="002256B2" w14:paraId="5F1DDCA8" w14:textId="77777777">
        <w:tblPrEx>
          <w:tblCellMar>
            <w:top w:w="0" w:type="dxa"/>
            <w:bottom w:w="0" w:type="dxa"/>
          </w:tblCellMar>
        </w:tblPrEx>
        <w:tc>
          <w:tcPr>
            <w:tcW w:w="38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60E24812" w14:textId="77777777" w:rsidR="002256B2" w:rsidRDefault="00000000">
            <w:r>
              <w:rPr>
                <w:sz w:val="20"/>
                <w:szCs w:val="20"/>
              </w:rPr>
              <w:t>MRP</w:t>
            </w:r>
          </w:p>
        </w:tc>
        <w:tc>
          <w:tcPr>
            <w:tcW w:w="278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63F3B294" w14:textId="77777777" w:rsidR="002256B2" w:rsidRDefault="00000000">
            <w:pPr>
              <w:jc w:val="right"/>
            </w:pPr>
            <w:r>
              <w:rPr>
                <w:sz w:val="20"/>
                <w:szCs w:val="20"/>
              </w:rPr>
              <w:t>1,500</w:t>
            </w:r>
          </w:p>
        </w:tc>
        <w:tc>
          <w:tcPr>
            <w:tcW w:w="278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1716C204" w14:textId="77777777" w:rsidR="002256B2" w:rsidRDefault="00000000">
            <w:pPr>
              <w:jc w:val="right"/>
            </w:pPr>
            <w:r>
              <w:rPr>
                <w:sz w:val="20"/>
                <w:szCs w:val="20"/>
              </w:rPr>
              <w:t>2,800</w:t>
            </w:r>
          </w:p>
        </w:tc>
      </w:tr>
      <w:tr w:rsidR="002256B2" w14:paraId="69A17229" w14:textId="77777777">
        <w:tblPrEx>
          <w:tblCellMar>
            <w:top w:w="0" w:type="dxa"/>
            <w:bottom w:w="0" w:type="dxa"/>
          </w:tblCellMar>
        </w:tblPrEx>
        <w:tc>
          <w:tcPr>
            <w:tcW w:w="38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17A704A2" w14:textId="77777777" w:rsidR="002256B2" w:rsidRDefault="00000000">
            <w:r>
              <w:rPr>
                <w:sz w:val="20"/>
                <w:szCs w:val="20"/>
              </w:rPr>
              <w:t>GST @ 12%</w:t>
            </w:r>
          </w:p>
        </w:tc>
        <w:tc>
          <w:tcPr>
            <w:tcW w:w="278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7D696808" w14:textId="77777777" w:rsidR="002256B2" w:rsidRDefault="00000000">
            <w:pPr>
              <w:jc w:val="right"/>
            </w:pPr>
            <w:r>
              <w:rPr>
                <w:sz w:val="20"/>
                <w:szCs w:val="20"/>
              </w:rPr>
              <w:t>(161)</w:t>
            </w:r>
          </w:p>
        </w:tc>
        <w:tc>
          <w:tcPr>
            <w:tcW w:w="278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4FC8E90D" w14:textId="77777777" w:rsidR="002256B2" w:rsidRDefault="00000000">
            <w:pPr>
              <w:jc w:val="right"/>
            </w:pPr>
            <w:r>
              <w:rPr>
                <w:sz w:val="20"/>
                <w:szCs w:val="20"/>
              </w:rPr>
              <w:t>(300)</w:t>
            </w:r>
          </w:p>
        </w:tc>
      </w:tr>
      <w:tr w:rsidR="002256B2" w14:paraId="00DC9029" w14:textId="77777777">
        <w:tblPrEx>
          <w:tblCellMar>
            <w:top w:w="0" w:type="dxa"/>
            <w:bottom w:w="0" w:type="dxa"/>
          </w:tblCellMar>
        </w:tblPrEx>
        <w:tc>
          <w:tcPr>
            <w:tcW w:w="3800" w:type="dxa"/>
            <w:tcBorders>
              <w:top w:val="single" w:sz="4" w:space="0" w:color="C0C0C0"/>
              <w:left w:val="single" w:sz="4" w:space="0" w:color="C0C0C0"/>
              <w:bottom w:val="single" w:sz="4" w:space="0" w:color="C0C0C0"/>
              <w:right w:val="single" w:sz="4" w:space="0" w:color="C0C0C0"/>
            </w:tcBorders>
            <w:shd w:val="clear" w:color="auto" w:fill="FBF5EC"/>
            <w:tcMar>
              <w:top w:w="60" w:type="dxa"/>
              <w:left w:w="100" w:type="dxa"/>
              <w:bottom w:w="60" w:type="dxa"/>
              <w:right w:w="100" w:type="dxa"/>
            </w:tcMar>
          </w:tcPr>
          <w:p w14:paraId="71A571F2" w14:textId="77777777" w:rsidR="002256B2" w:rsidRDefault="00000000">
            <w:r>
              <w:rPr>
                <w:b/>
                <w:bCs/>
                <w:sz w:val="20"/>
                <w:szCs w:val="20"/>
              </w:rPr>
              <w:t>Net realisation</w:t>
            </w:r>
          </w:p>
        </w:tc>
        <w:tc>
          <w:tcPr>
            <w:tcW w:w="2780" w:type="dxa"/>
            <w:tcBorders>
              <w:top w:val="single" w:sz="4" w:space="0" w:color="C0C0C0"/>
              <w:left w:val="single" w:sz="4" w:space="0" w:color="C0C0C0"/>
              <w:bottom w:val="single" w:sz="4" w:space="0" w:color="C0C0C0"/>
              <w:right w:val="single" w:sz="4" w:space="0" w:color="C0C0C0"/>
            </w:tcBorders>
            <w:shd w:val="clear" w:color="auto" w:fill="FBF5EC"/>
            <w:tcMar>
              <w:top w:w="60" w:type="dxa"/>
              <w:left w:w="100" w:type="dxa"/>
              <w:bottom w:w="60" w:type="dxa"/>
              <w:right w:w="100" w:type="dxa"/>
            </w:tcMar>
          </w:tcPr>
          <w:p w14:paraId="7311560F" w14:textId="77777777" w:rsidR="002256B2" w:rsidRDefault="00000000">
            <w:pPr>
              <w:jc w:val="right"/>
            </w:pPr>
            <w:r>
              <w:rPr>
                <w:b/>
                <w:bCs/>
                <w:sz w:val="20"/>
                <w:szCs w:val="20"/>
              </w:rPr>
              <w:t>1,339</w:t>
            </w:r>
          </w:p>
        </w:tc>
        <w:tc>
          <w:tcPr>
            <w:tcW w:w="2780" w:type="dxa"/>
            <w:tcBorders>
              <w:top w:val="single" w:sz="4" w:space="0" w:color="C0C0C0"/>
              <w:left w:val="single" w:sz="4" w:space="0" w:color="C0C0C0"/>
              <w:bottom w:val="single" w:sz="4" w:space="0" w:color="C0C0C0"/>
              <w:right w:val="single" w:sz="4" w:space="0" w:color="C0C0C0"/>
            </w:tcBorders>
            <w:shd w:val="clear" w:color="auto" w:fill="FBF5EC"/>
            <w:tcMar>
              <w:top w:w="60" w:type="dxa"/>
              <w:left w:w="100" w:type="dxa"/>
              <w:bottom w:w="60" w:type="dxa"/>
              <w:right w:w="100" w:type="dxa"/>
            </w:tcMar>
          </w:tcPr>
          <w:p w14:paraId="7B1F751B" w14:textId="77777777" w:rsidR="002256B2" w:rsidRDefault="00000000">
            <w:pPr>
              <w:jc w:val="right"/>
            </w:pPr>
            <w:r>
              <w:rPr>
                <w:b/>
                <w:bCs/>
                <w:sz w:val="20"/>
                <w:szCs w:val="20"/>
              </w:rPr>
              <w:t>2,500</w:t>
            </w:r>
          </w:p>
        </w:tc>
      </w:tr>
      <w:tr w:rsidR="002256B2" w14:paraId="16688500" w14:textId="77777777">
        <w:tblPrEx>
          <w:tblCellMar>
            <w:top w:w="0" w:type="dxa"/>
            <w:bottom w:w="0" w:type="dxa"/>
          </w:tblCellMar>
        </w:tblPrEx>
        <w:tc>
          <w:tcPr>
            <w:tcW w:w="38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28933868" w14:textId="77777777" w:rsidR="002256B2" w:rsidRDefault="002256B2"/>
        </w:tc>
        <w:tc>
          <w:tcPr>
            <w:tcW w:w="278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32E7BA83" w14:textId="77777777" w:rsidR="002256B2" w:rsidRDefault="002256B2">
            <w:pPr>
              <w:jc w:val="right"/>
            </w:pPr>
          </w:p>
        </w:tc>
        <w:tc>
          <w:tcPr>
            <w:tcW w:w="278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7EEAF290" w14:textId="77777777" w:rsidR="002256B2" w:rsidRDefault="002256B2">
            <w:pPr>
              <w:jc w:val="right"/>
            </w:pPr>
          </w:p>
        </w:tc>
      </w:tr>
      <w:tr w:rsidR="002256B2" w14:paraId="6809A1FB" w14:textId="77777777">
        <w:tblPrEx>
          <w:tblCellMar>
            <w:top w:w="0" w:type="dxa"/>
            <w:bottom w:w="0" w:type="dxa"/>
          </w:tblCellMar>
        </w:tblPrEx>
        <w:tc>
          <w:tcPr>
            <w:tcW w:w="38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42C3047A" w14:textId="77777777" w:rsidR="002256B2" w:rsidRDefault="00000000">
            <w:r>
              <w:rPr>
                <w:sz w:val="20"/>
                <w:szCs w:val="20"/>
              </w:rPr>
              <w:t>Ghee procurement @ ₹1,100/kg</w:t>
            </w:r>
          </w:p>
        </w:tc>
        <w:tc>
          <w:tcPr>
            <w:tcW w:w="278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4E8F8DFE" w14:textId="77777777" w:rsidR="002256B2" w:rsidRDefault="00000000">
            <w:pPr>
              <w:jc w:val="right"/>
            </w:pPr>
            <w:r>
              <w:rPr>
                <w:sz w:val="20"/>
                <w:szCs w:val="20"/>
              </w:rPr>
              <w:t>(550)</w:t>
            </w:r>
          </w:p>
        </w:tc>
        <w:tc>
          <w:tcPr>
            <w:tcW w:w="278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744722A9" w14:textId="77777777" w:rsidR="002256B2" w:rsidRDefault="00000000">
            <w:pPr>
              <w:jc w:val="right"/>
            </w:pPr>
            <w:r>
              <w:rPr>
                <w:sz w:val="20"/>
                <w:szCs w:val="20"/>
              </w:rPr>
              <w:t>(1,100)</w:t>
            </w:r>
          </w:p>
        </w:tc>
      </w:tr>
      <w:tr w:rsidR="002256B2" w14:paraId="4951316A" w14:textId="77777777">
        <w:tblPrEx>
          <w:tblCellMar>
            <w:top w:w="0" w:type="dxa"/>
            <w:bottom w:w="0" w:type="dxa"/>
          </w:tblCellMar>
        </w:tblPrEx>
        <w:tc>
          <w:tcPr>
            <w:tcW w:w="38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54980C4C" w14:textId="77777777" w:rsidR="002256B2" w:rsidRDefault="00000000">
            <w:r>
              <w:rPr>
                <w:sz w:val="20"/>
                <w:szCs w:val="20"/>
              </w:rPr>
              <w:t>Glass jar + seal</w:t>
            </w:r>
          </w:p>
        </w:tc>
        <w:tc>
          <w:tcPr>
            <w:tcW w:w="278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681CB1F3" w14:textId="77777777" w:rsidR="002256B2" w:rsidRDefault="00000000">
            <w:pPr>
              <w:jc w:val="right"/>
            </w:pPr>
            <w:r>
              <w:rPr>
                <w:sz w:val="20"/>
                <w:szCs w:val="20"/>
              </w:rPr>
              <w:t>(50)</w:t>
            </w:r>
          </w:p>
        </w:tc>
        <w:tc>
          <w:tcPr>
            <w:tcW w:w="278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2FE39829" w14:textId="77777777" w:rsidR="002256B2" w:rsidRDefault="00000000">
            <w:pPr>
              <w:jc w:val="right"/>
            </w:pPr>
            <w:r>
              <w:rPr>
                <w:sz w:val="20"/>
                <w:szCs w:val="20"/>
              </w:rPr>
              <w:t>(70)</w:t>
            </w:r>
          </w:p>
        </w:tc>
      </w:tr>
      <w:tr w:rsidR="002256B2" w14:paraId="278BE6FC" w14:textId="77777777">
        <w:tblPrEx>
          <w:tblCellMar>
            <w:top w:w="0" w:type="dxa"/>
            <w:bottom w:w="0" w:type="dxa"/>
          </w:tblCellMar>
        </w:tblPrEx>
        <w:tc>
          <w:tcPr>
            <w:tcW w:w="38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4AE18527" w14:textId="77777777" w:rsidR="002256B2" w:rsidRDefault="00000000">
            <w:r>
              <w:rPr>
                <w:sz w:val="20"/>
                <w:szCs w:val="20"/>
              </w:rPr>
              <w:t>Label + batch card</w:t>
            </w:r>
          </w:p>
        </w:tc>
        <w:tc>
          <w:tcPr>
            <w:tcW w:w="278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48BDF43F" w14:textId="77777777" w:rsidR="002256B2" w:rsidRDefault="00000000">
            <w:pPr>
              <w:jc w:val="right"/>
            </w:pPr>
            <w:r>
              <w:rPr>
                <w:sz w:val="20"/>
                <w:szCs w:val="20"/>
              </w:rPr>
              <w:t>(20)</w:t>
            </w:r>
          </w:p>
        </w:tc>
        <w:tc>
          <w:tcPr>
            <w:tcW w:w="278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3A4FEEE0" w14:textId="77777777" w:rsidR="002256B2" w:rsidRDefault="00000000">
            <w:pPr>
              <w:jc w:val="right"/>
            </w:pPr>
            <w:r>
              <w:rPr>
                <w:sz w:val="20"/>
                <w:szCs w:val="20"/>
              </w:rPr>
              <w:t>(25)</w:t>
            </w:r>
          </w:p>
        </w:tc>
      </w:tr>
      <w:tr w:rsidR="002256B2" w14:paraId="19E51517" w14:textId="77777777">
        <w:tblPrEx>
          <w:tblCellMar>
            <w:top w:w="0" w:type="dxa"/>
            <w:bottom w:w="0" w:type="dxa"/>
          </w:tblCellMar>
        </w:tblPrEx>
        <w:tc>
          <w:tcPr>
            <w:tcW w:w="38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3D2922B2" w14:textId="77777777" w:rsidR="002256B2" w:rsidRDefault="00000000">
            <w:commentRangeStart w:id="2"/>
            <w:commentRangeStart w:id="201"/>
            <w:r>
              <w:rPr>
                <w:sz w:val="20"/>
                <w:szCs w:val="20"/>
              </w:rPr>
              <w:t>QC testing (amortised)</w:t>
            </w:r>
            <w:commentRangeEnd w:id="201"/>
            <w:commentRangeEnd w:id="2"/>
            <w:r>
              <w:rPr>
                <w:rStyle w:val="CommentReference"/>
                <w:sz w:val="22"/>
                <w:szCs w:val="22"/>
              </w:rPr>
              <w:commentReference w:id="2"/>
            </w:r>
            <w:r>
              <w:rPr>
                <w:rStyle w:val="CommentReference"/>
                <w:sz w:val="22"/>
                <w:szCs w:val="22"/>
              </w:rPr>
              <w:commentReference w:id="201"/>
            </w:r>
          </w:p>
        </w:tc>
        <w:tc>
          <w:tcPr>
            <w:tcW w:w="278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6E24D5A3" w14:textId="77777777" w:rsidR="002256B2" w:rsidRDefault="00000000">
            <w:pPr>
              <w:jc w:val="right"/>
            </w:pPr>
            <w:r>
              <w:rPr>
                <w:sz w:val="20"/>
                <w:szCs w:val="20"/>
              </w:rPr>
              <w:t>(15)</w:t>
            </w:r>
          </w:p>
        </w:tc>
        <w:tc>
          <w:tcPr>
            <w:tcW w:w="278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1624B94A" w14:textId="77777777" w:rsidR="002256B2" w:rsidRDefault="00000000">
            <w:pPr>
              <w:jc w:val="right"/>
            </w:pPr>
            <w:r>
              <w:rPr>
                <w:sz w:val="20"/>
                <w:szCs w:val="20"/>
              </w:rPr>
              <w:t>(15)</w:t>
            </w:r>
          </w:p>
        </w:tc>
      </w:tr>
      <w:tr w:rsidR="002256B2" w14:paraId="22BAC5F8" w14:textId="77777777">
        <w:tblPrEx>
          <w:tblCellMar>
            <w:top w:w="0" w:type="dxa"/>
            <w:bottom w:w="0" w:type="dxa"/>
          </w:tblCellMar>
        </w:tblPrEx>
        <w:tc>
          <w:tcPr>
            <w:tcW w:w="3800" w:type="dxa"/>
            <w:tcBorders>
              <w:top w:val="single" w:sz="4" w:space="0" w:color="C0C0C0"/>
              <w:left w:val="single" w:sz="4" w:space="0" w:color="C0C0C0"/>
              <w:bottom w:val="single" w:sz="4" w:space="0" w:color="C0C0C0"/>
              <w:right w:val="single" w:sz="4" w:space="0" w:color="C0C0C0"/>
            </w:tcBorders>
            <w:shd w:val="clear" w:color="auto" w:fill="FBF5EC"/>
            <w:tcMar>
              <w:top w:w="60" w:type="dxa"/>
              <w:left w:w="100" w:type="dxa"/>
              <w:bottom w:w="60" w:type="dxa"/>
              <w:right w:w="100" w:type="dxa"/>
            </w:tcMar>
          </w:tcPr>
          <w:p w14:paraId="0466D898" w14:textId="77777777" w:rsidR="002256B2" w:rsidRDefault="00000000">
            <w:r>
              <w:rPr>
                <w:b/>
                <w:bCs/>
                <w:sz w:val="20"/>
                <w:szCs w:val="20"/>
              </w:rPr>
              <w:t>COGS total</w:t>
            </w:r>
          </w:p>
        </w:tc>
        <w:tc>
          <w:tcPr>
            <w:tcW w:w="2780" w:type="dxa"/>
            <w:tcBorders>
              <w:top w:val="single" w:sz="4" w:space="0" w:color="C0C0C0"/>
              <w:left w:val="single" w:sz="4" w:space="0" w:color="C0C0C0"/>
              <w:bottom w:val="single" w:sz="4" w:space="0" w:color="C0C0C0"/>
              <w:right w:val="single" w:sz="4" w:space="0" w:color="C0C0C0"/>
            </w:tcBorders>
            <w:shd w:val="clear" w:color="auto" w:fill="FBF5EC"/>
            <w:tcMar>
              <w:top w:w="60" w:type="dxa"/>
              <w:left w:w="100" w:type="dxa"/>
              <w:bottom w:w="60" w:type="dxa"/>
              <w:right w:w="100" w:type="dxa"/>
            </w:tcMar>
          </w:tcPr>
          <w:p w14:paraId="788FEC66" w14:textId="77777777" w:rsidR="002256B2" w:rsidRDefault="00000000">
            <w:pPr>
              <w:jc w:val="right"/>
            </w:pPr>
            <w:r>
              <w:rPr>
                <w:b/>
                <w:bCs/>
                <w:sz w:val="20"/>
                <w:szCs w:val="20"/>
              </w:rPr>
              <w:t>(635)</w:t>
            </w:r>
          </w:p>
        </w:tc>
        <w:tc>
          <w:tcPr>
            <w:tcW w:w="2780" w:type="dxa"/>
            <w:tcBorders>
              <w:top w:val="single" w:sz="4" w:space="0" w:color="C0C0C0"/>
              <w:left w:val="single" w:sz="4" w:space="0" w:color="C0C0C0"/>
              <w:bottom w:val="single" w:sz="4" w:space="0" w:color="C0C0C0"/>
              <w:right w:val="single" w:sz="4" w:space="0" w:color="C0C0C0"/>
            </w:tcBorders>
            <w:shd w:val="clear" w:color="auto" w:fill="FBF5EC"/>
            <w:tcMar>
              <w:top w:w="60" w:type="dxa"/>
              <w:left w:w="100" w:type="dxa"/>
              <w:bottom w:w="60" w:type="dxa"/>
              <w:right w:w="100" w:type="dxa"/>
            </w:tcMar>
          </w:tcPr>
          <w:p w14:paraId="446CF333" w14:textId="77777777" w:rsidR="002256B2" w:rsidRDefault="00000000">
            <w:pPr>
              <w:jc w:val="right"/>
            </w:pPr>
            <w:r>
              <w:rPr>
                <w:b/>
                <w:bCs/>
                <w:sz w:val="20"/>
                <w:szCs w:val="20"/>
              </w:rPr>
              <w:t>(1,210)</w:t>
            </w:r>
          </w:p>
        </w:tc>
      </w:tr>
      <w:tr w:rsidR="002256B2" w14:paraId="0001DD44" w14:textId="77777777">
        <w:tblPrEx>
          <w:tblCellMar>
            <w:top w:w="0" w:type="dxa"/>
            <w:bottom w:w="0" w:type="dxa"/>
          </w:tblCellMar>
        </w:tblPrEx>
        <w:tc>
          <w:tcPr>
            <w:tcW w:w="38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724977C8" w14:textId="77777777" w:rsidR="002256B2" w:rsidRDefault="002256B2"/>
        </w:tc>
        <w:tc>
          <w:tcPr>
            <w:tcW w:w="278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078538CF" w14:textId="77777777" w:rsidR="002256B2" w:rsidRDefault="002256B2">
            <w:pPr>
              <w:jc w:val="right"/>
            </w:pPr>
          </w:p>
        </w:tc>
        <w:tc>
          <w:tcPr>
            <w:tcW w:w="278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1CE10823" w14:textId="77777777" w:rsidR="002256B2" w:rsidRDefault="002256B2">
            <w:pPr>
              <w:jc w:val="right"/>
            </w:pPr>
          </w:p>
        </w:tc>
      </w:tr>
      <w:tr w:rsidR="002256B2" w14:paraId="69176DE7" w14:textId="77777777">
        <w:tblPrEx>
          <w:tblCellMar>
            <w:top w:w="0" w:type="dxa"/>
            <w:bottom w:w="0" w:type="dxa"/>
          </w:tblCellMar>
        </w:tblPrEx>
        <w:tc>
          <w:tcPr>
            <w:tcW w:w="3800" w:type="dxa"/>
            <w:tcBorders>
              <w:top w:val="single" w:sz="4" w:space="0" w:color="C0C0C0"/>
              <w:left w:val="single" w:sz="4" w:space="0" w:color="C0C0C0"/>
              <w:bottom w:val="single" w:sz="4" w:space="0" w:color="C0C0C0"/>
              <w:right w:val="single" w:sz="4" w:space="0" w:color="C0C0C0"/>
            </w:tcBorders>
            <w:shd w:val="clear" w:color="auto" w:fill="FBF5EC"/>
            <w:tcMar>
              <w:top w:w="60" w:type="dxa"/>
              <w:left w:w="100" w:type="dxa"/>
              <w:bottom w:w="60" w:type="dxa"/>
              <w:right w:w="100" w:type="dxa"/>
            </w:tcMar>
          </w:tcPr>
          <w:p w14:paraId="6292362B" w14:textId="77777777" w:rsidR="002256B2" w:rsidRDefault="00000000">
            <w:r>
              <w:rPr>
                <w:b/>
                <w:bCs/>
                <w:sz w:val="20"/>
                <w:szCs w:val="20"/>
              </w:rPr>
              <w:t>Gross margin</w:t>
            </w:r>
          </w:p>
        </w:tc>
        <w:tc>
          <w:tcPr>
            <w:tcW w:w="2780" w:type="dxa"/>
            <w:tcBorders>
              <w:top w:val="single" w:sz="4" w:space="0" w:color="C0C0C0"/>
              <w:left w:val="single" w:sz="4" w:space="0" w:color="C0C0C0"/>
              <w:bottom w:val="single" w:sz="4" w:space="0" w:color="C0C0C0"/>
              <w:right w:val="single" w:sz="4" w:space="0" w:color="C0C0C0"/>
            </w:tcBorders>
            <w:shd w:val="clear" w:color="auto" w:fill="FBF5EC"/>
            <w:tcMar>
              <w:top w:w="60" w:type="dxa"/>
              <w:left w:w="100" w:type="dxa"/>
              <w:bottom w:w="60" w:type="dxa"/>
              <w:right w:w="100" w:type="dxa"/>
            </w:tcMar>
          </w:tcPr>
          <w:p w14:paraId="1E34FFDE" w14:textId="77777777" w:rsidR="002256B2" w:rsidRDefault="00000000">
            <w:pPr>
              <w:jc w:val="right"/>
            </w:pPr>
            <w:r>
              <w:rPr>
                <w:b/>
                <w:bCs/>
                <w:sz w:val="20"/>
                <w:szCs w:val="20"/>
              </w:rPr>
              <w:t>704</w:t>
            </w:r>
          </w:p>
        </w:tc>
        <w:tc>
          <w:tcPr>
            <w:tcW w:w="2780" w:type="dxa"/>
            <w:tcBorders>
              <w:top w:val="single" w:sz="4" w:space="0" w:color="C0C0C0"/>
              <w:left w:val="single" w:sz="4" w:space="0" w:color="C0C0C0"/>
              <w:bottom w:val="single" w:sz="4" w:space="0" w:color="C0C0C0"/>
              <w:right w:val="single" w:sz="4" w:space="0" w:color="C0C0C0"/>
            </w:tcBorders>
            <w:shd w:val="clear" w:color="auto" w:fill="FBF5EC"/>
            <w:tcMar>
              <w:top w:w="60" w:type="dxa"/>
              <w:left w:w="100" w:type="dxa"/>
              <w:bottom w:w="60" w:type="dxa"/>
              <w:right w:w="100" w:type="dxa"/>
            </w:tcMar>
          </w:tcPr>
          <w:p w14:paraId="7248ACBB" w14:textId="77777777" w:rsidR="002256B2" w:rsidRDefault="00000000">
            <w:pPr>
              <w:jc w:val="right"/>
            </w:pPr>
            <w:r>
              <w:rPr>
                <w:b/>
                <w:bCs/>
                <w:sz w:val="20"/>
                <w:szCs w:val="20"/>
              </w:rPr>
              <w:t>1,290</w:t>
            </w:r>
          </w:p>
        </w:tc>
      </w:tr>
      <w:tr w:rsidR="002256B2" w14:paraId="056ACCDA" w14:textId="77777777">
        <w:tblPrEx>
          <w:tblCellMar>
            <w:top w:w="0" w:type="dxa"/>
            <w:bottom w:w="0" w:type="dxa"/>
          </w:tblCellMar>
        </w:tblPrEx>
        <w:tc>
          <w:tcPr>
            <w:tcW w:w="3800" w:type="dxa"/>
            <w:tcBorders>
              <w:top w:val="single" w:sz="4" w:space="0" w:color="C0C0C0"/>
              <w:left w:val="single" w:sz="4" w:space="0" w:color="C0C0C0"/>
              <w:bottom w:val="single" w:sz="4" w:space="0" w:color="C0C0C0"/>
              <w:right w:val="single" w:sz="4" w:space="0" w:color="C0C0C0"/>
            </w:tcBorders>
            <w:shd w:val="clear" w:color="auto" w:fill="FBF5EC"/>
            <w:tcMar>
              <w:top w:w="60" w:type="dxa"/>
              <w:left w:w="100" w:type="dxa"/>
              <w:bottom w:w="60" w:type="dxa"/>
              <w:right w:w="100" w:type="dxa"/>
            </w:tcMar>
          </w:tcPr>
          <w:p w14:paraId="42E02D61" w14:textId="77777777" w:rsidR="002256B2" w:rsidRDefault="00000000">
            <w:r>
              <w:rPr>
                <w:b/>
                <w:bCs/>
                <w:sz w:val="20"/>
                <w:szCs w:val="20"/>
              </w:rPr>
              <w:t>Gross margin %</w:t>
            </w:r>
          </w:p>
        </w:tc>
        <w:tc>
          <w:tcPr>
            <w:tcW w:w="2780" w:type="dxa"/>
            <w:tcBorders>
              <w:top w:val="single" w:sz="4" w:space="0" w:color="C0C0C0"/>
              <w:left w:val="single" w:sz="4" w:space="0" w:color="C0C0C0"/>
              <w:bottom w:val="single" w:sz="4" w:space="0" w:color="C0C0C0"/>
              <w:right w:val="single" w:sz="4" w:space="0" w:color="C0C0C0"/>
            </w:tcBorders>
            <w:shd w:val="clear" w:color="auto" w:fill="FBF5EC"/>
            <w:tcMar>
              <w:top w:w="60" w:type="dxa"/>
              <w:left w:w="100" w:type="dxa"/>
              <w:bottom w:w="60" w:type="dxa"/>
              <w:right w:w="100" w:type="dxa"/>
            </w:tcMar>
          </w:tcPr>
          <w:p w14:paraId="2D39C2BF" w14:textId="77777777" w:rsidR="002256B2" w:rsidRDefault="00000000">
            <w:pPr>
              <w:jc w:val="right"/>
            </w:pPr>
            <w:r>
              <w:rPr>
                <w:b/>
                <w:bCs/>
                <w:sz w:val="20"/>
                <w:szCs w:val="20"/>
              </w:rPr>
              <w:t>46.9%</w:t>
            </w:r>
          </w:p>
        </w:tc>
        <w:tc>
          <w:tcPr>
            <w:tcW w:w="2780" w:type="dxa"/>
            <w:tcBorders>
              <w:top w:val="single" w:sz="4" w:space="0" w:color="C0C0C0"/>
              <w:left w:val="single" w:sz="4" w:space="0" w:color="C0C0C0"/>
              <w:bottom w:val="single" w:sz="4" w:space="0" w:color="C0C0C0"/>
              <w:right w:val="single" w:sz="4" w:space="0" w:color="C0C0C0"/>
            </w:tcBorders>
            <w:shd w:val="clear" w:color="auto" w:fill="FBF5EC"/>
            <w:tcMar>
              <w:top w:w="60" w:type="dxa"/>
              <w:left w:w="100" w:type="dxa"/>
              <w:bottom w:w="60" w:type="dxa"/>
              <w:right w:w="100" w:type="dxa"/>
            </w:tcMar>
          </w:tcPr>
          <w:p w14:paraId="1BF0F16E" w14:textId="77777777" w:rsidR="002256B2" w:rsidRDefault="00000000">
            <w:pPr>
              <w:jc w:val="right"/>
            </w:pPr>
            <w:r>
              <w:rPr>
                <w:b/>
                <w:bCs/>
                <w:sz w:val="20"/>
                <w:szCs w:val="20"/>
              </w:rPr>
              <w:t>46.1%</w:t>
            </w:r>
          </w:p>
        </w:tc>
      </w:tr>
      <w:tr w:rsidR="002256B2" w14:paraId="6FE173F2" w14:textId="77777777">
        <w:tblPrEx>
          <w:tblCellMar>
            <w:top w:w="0" w:type="dxa"/>
            <w:bottom w:w="0" w:type="dxa"/>
          </w:tblCellMar>
        </w:tblPrEx>
        <w:tc>
          <w:tcPr>
            <w:tcW w:w="38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6D416A09" w14:textId="77777777" w:rsidR="002256B2" w:rsidRDefault="002256B2"/>
        </w:tc>
        <w:tc>
          <w:tcPr>
            <w:tcW w:w="278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018DC6DF" w14:textId="77777777" w:rsidR="002256B2" w:rsidRDefault="002256B2">
            <w:pPr>
              <w:jc w:val="right"/>
            </w:pPr>
          </w:p>
        </w:tc>
        <w:tc>
          <w:tcPr>
            <w:tcW w:w="278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37130632" w14:textId="77777777" w:rsidR="002256B2" w:rsidRDefault="002256B2">
            <w:pPr>
              <w:jc w:val="right"/>
            </w:pPr>
          </w:p>
        </w:tc>
      </w:tr>
      <w:tr w:rsidR="002256B2" w14:paraId="24BB1F65" w14:textId="77777777">
        <w:tblPrEx>
          <w:tblCellMar>
            <w:top w:w="0" w:type="dxa"/>
            <w:bottom w:w="0" w:type="dxa"/>
          </w:tblCellMar>
        </w:tblPrEx>
        <w:tc>
          <w:tcPr>
            <w:tcW w:w="38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3729F0AB" w14:textId="77777777" w:rsidR="002256B2" w:rsidRDefault="00000000">
            <w:r>
              <w:rPr>
                <w:sz w:val="20"/>
                <w:szCs w:val="20"/>
              </w:rPr>
              <w:t>Delivery (amortised per jar from rider salary + petrol)</w:t>
            </w:r>
          </w:p>
        </w:tc>
        <w:tc>
          <w:tcPr>
            <w:tcW w:w="278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5F029D5F" w14:textId="77777777" w:rsidR="002256B2" w:rsidRDefault="00000000">
            <w:pPr>
              <w:jc w:val="right"/>
            </w:pPr>
            <w:r>
              <w:rPr>
                <w:sz w:val="20"/>
                <w:szCs w:val="20"/>
              </w:rPr>
              <w:t>(30)</w:t>
            </w:r>
          </w:p>
        </w:tc>
        <w:tc>
          <w:tcPr>
            <w:tcW w:w="278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025C29C5" w14:textId="77777777" w:rsidR="002256B2" w:rsidRDefault="00000000">
            <w:pPr>
              <w:jc w:val="right"/>
            </w:pPr>
            <w:r>
              <w:rPr>
                <w:sz w:val="20"/>
                <w:szCs w:val="20"/>
              </w:rPr>
              <w:t>(30)</w:t>
            </w:r>
          </w:p>
        </w:tc>
      </w:tr>
      <w:tr w:rsidR="002256B2" w14:paraId="6ACE63C0" w14:textId="77777777">
        <w:tblPrEx>
          <w:tblCellMar>
            <w:top w:w="0" w:type="dxa"/>
            <w:bottom w:w="0" w:type="dxa"/>
          </w:tblCellMar>
        </w:tblPrEx>
        <w:tc>
          <w:tcPr>
            <w:tcW w:w="38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39B01B58" w14:textId="77777777" w:rsidR="002256B2" w:rsidRDefault="00000000">
            <w:r>
              <w:rPr>
                <w:sz w:val="20"/>
                <w:szCs w:val="20"/>
              </w:rPr>
              <w:t>Outer packaging</w:t>
            </w:r>
          </w:p>
        </w:tc>
        <w:tc>
          <w:tcPr>
            <w:tcW w:w="278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3415CB8C" w14:textId="77777777" w:rsidR="002256B2" w:rsidRDefault="00000000">
            <w:pPr>
              <w:jc w:val="right"/>
            </w:pPr>
            <w:r>
              <w:rPr>
                <w:sz w:val="20"/>
                <w:szCs w:val="20"/>
              </w:rPr>
              <w:t>(10)</w:t>
            </w:r>
          </w:p>
        </w:tc>
        <w:tc>
          <w:tcPr>
            <w:tcW w:w="278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432E85C3" w14:textId="77777777" w:rsidR="002256B2" w:rsidRDefault="00000000">
            <w:pPr>
              <w:jc w:val="right"/>
            </w:pPr>
            <w:r>
              <w:rPr>
                <w:sz w:val="20"/>
                <w:szCs w:val="20"/>
              </w:rPr>
              <w:t>(15)</w:t>
            </w:r>
          </w:p>
        </w:tc>
      </w:tr>
      <w:tr w:rsidR="002256B2" w14:paraId="6E95F302" w14:textId="77777777">
        <w:tblPrEx>
          <w:tblCellMar>
            <w:top w:w="0" w:type="dxa"/>
            <w:bottom w:w="0" w:type="dxa"/>
          </w:tblCellMar>
        </w:tblPrEx>
        <w:tc>
          <w:tcPr>
            <w:tcW w:w="3800" w:type="dxa"/>
            <w:tcBorders>
              <w:top w:val="single" w:sz="4" w:space="0" w:color="C0C0C0"/>
              <w:left w:val="single" w:sz="4" w:space="0" w:color="C0C0C0"/>
              <w:bottom w:val="single" w:sz="4" w:space="0" w:color="C0C0C0"/>
              <w:right w:val="single" w:sz="4" w:space="0" w:color="C0C0C0"/>
            </w:tcBorders>
            <w:shd w:val="clear" w:color="auto" w:fill="FBF5EC"/>
            <w:tcMar>
              <w:top w:w="60" w:type="dxa"/>
              <w:left w:w="100" w:type="dxa"/>
              <w:bottom w:w="60" w:type="dxa"/>
              <w:right w:w="100" w:type="dxa"/>
            </w:tcMar>
          </w:tcPr>
          <w:p w14:paraId="0AD5BBC2" w14:textId="77777777" w:rsidR="002256B2" w:rsidRDefault="00000000">
            <w:r>
              <w:rPr>
                <w:b/>
                <w:bCs/>
                <w:sz w:val="20"/>
                <w:szCs w:val="20"/>
              </w:rPr>
              <w:t>Variable margin per jar</w:t>
            </w:r>
          </w:p>
        </w:tc>
        <w:tc>
          <w:tcPr>
            <w:tcW w:w="2780" w:type="dxa"/>
            <w:tcBorders>
              <w:top w:val="single" w:sz="4" w:space="0" w:color="C0C0C0"/>
              <w:left w:val="single" w:sz="4" w:space="0" w:color="C0C0C0"/>
              <w:bottom w:val="single" w:sz="4" w:space="0" w:color="C0C0C0"/>
              <w:right w:val="single" w:sz="4" w:space="0" w:color="C0C0C0"/>
            </w:tcBorders>
            <w:shd w:val="clear" w:color="auto" w:fill="FBF5EC"/>
            <w:tcMar>
              <w:top w:w="60" w:type="dxa"/>
              <w:left w:w="100" w:type="dxa"/>
              <w:bottom w:w="60" w:type="dxa"/>
              <w:right w:w="100" w:type="dxa"/>
            </w:tcMar>
          </w:tcPr>
          <w:p w14:paraId="4490B075" w14:textId="77777777" w:rsidR="002256B2" w:rsidRDefault="00000000">
            <w:pPr>
              <w:jc w:val="right"/>
            </w:pPr>
            <w:r>
              <w:rPr>
                <w:b/>
                <w:bCs/>
                <w:sz w:val="20"/>
                <w:szCs w:val="20"/>
              </w:rPr>
              <w:t>664</w:t>
            </w:r>
          </w:p>
        </w:tc>
        <w:tc>
          <w:tcPr>
            <w:tcW w:w="2780" w:type="dxa"/>
            <w:tcBorders>
              <w:top w:val="single" w:sz="4" w:space="0" w:color="C0C0C0"/>
              <w:left w:val="single" w:sz="4" w:space="0" w:color="C0C0C0"/>
              <w:bottom w:val="single" w:sz="4" w:space="0" w:color="C0C0C0"/>
              <w:right w:val="single" w:sz="4" w:space="0" w:color="C0C0C0"/>
            </w:tcBorders>
            <w:shd w:val="clear" w:color="auto" w:fill="FBF5EC"/>
            <w:tcMar>
              <w:top w:w="60" w:type="dxa"/>
              <w:left w:w="100" w:type="dxa"/>
              <w:bottom w:w="60" w:type="dxa"/>
              <w:right w:w="100" w:type="dxa"/>
            </w:tcMar>
          </w:tcPr>
          <w:p w14:paraId="7DCE4E12" w14:textId="77777777" w:rsidR="002256B2" w:rsidRDefault="00000000">
            <w:pPr>
              <w:jc w:val="right"/>
            </w:pPr>
            <w:r>
              <w:rPr>
                <w:b/>
                <w:bCs/>
                <w:sz w:val="20"/>
                <w:szCs w:val="20"/>
              </w:rPr>
              <w:t>1,245</w:t>
            </w:r>
          </w:p>
        </w:tc>
      </w:tr>
      <w:tr w:rsidR="002256B2" w14:paraId="7C74A4E5" w14:textId="77777777">
        <w:tblPrEx>
          <w:tblCellMar>
            <w:top w:w="0" w:type="dxa"/>
            <w:bottom w:w="0" w:type="dxa"/>
          </w:tblCellMar>
        </w:tblPrEx>
        <w:tc>
          <w:tcPr>
            <w:tcW w:w="38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09989847" w14:textId="77777777" w:rsidR="002256B2" w:rsidRDefault="002256B2"/>
        </w:tc>
        <w:tc>
          <w:tcPr>
            <w:tcW w:w="278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3E169BB5" w14:textId="77777777" w:rsidR="002256B2" w:rsidRDefault="002256B2">
            <w:pPr>
              <w:jc w:val="right"/>
            </w:pPr>
          </w:p>
        </w:tc>
        <w:tc>
          <w:tcPr>
            <w:tcW w:w="278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04604646" w14:textId="77777777" w:rsidR="002256B2" w:rsidRDefault="002256B2">
            <w:pPr>
              <w:jc w:val="right"/>
            </w:pPr>
          </w:p>
        </w:tc>
      </w:tr>
      <w:tr w:rsidR="002256B2" w14:paraId="27498368" w14:textId="77777777">
        <w:tblPrEx>
          <w:tblCellMar>
            <w:top w:w="0" w:type="dxa"/>
            <w:bottom w:w="0" w:type="dxa"/>
          </w:tblCellMar>
        </w:tblPrEx>
        <w:tc>
          <w:tcPr>
            <w:tcW w:w="38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21E6F19C" w14:textId="77777777" w:rsidR="002256B2" w:rsidRDefault="00000000">
            <w:r>
              <w:rPr>
                <w:sz w:val="20"/>
                <w:szCs w:val="20"/>
              </w:rPr>
              <w:t>Sampling cost (amortised at 1:5 conversion)</w:t>
            </w:r>
          </w:p>
        </w:tc>
        <w:tc>
          <w:tcPr>
            <w:tcW w:w="278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33CFB06F" w14:textId="77777777" w:rsidR="002256B2" w:rsidRDefault="00000000">
            <w:pPr>
              <w:jc w:val="right"/>
            </w:pPr>
            <w:r>
              <w:rPr>
                <w:sz w:val="20"/>
                <w:szCs w:val="20"/>
              </w:rPr>
              <w:t>(30)</w:t>
            </w:r>
          </w:p>
        </w:tc>
        <w:tc>
          <w:tcPr>
            <w:tcW w:w="278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41B06618" w14:textId="77777777" w:rsidR="002256B2" w:rsidRDefault="00000000">
            <w:pPr>
              <w:jc w:val="right"/>
            </w:pPr>
            <w:r>
              <w:rPr>
                <w:sz w:val="20"/>
                <w:szCs w:val="20"/>
              </w:rPr>
              <w:t>N/A (retention SKU)</w:t>
            </w:r>
          </w:p>
        </w:tc>
      </w:tr>
      <w:tr w:rsidR="002256B2" w14:paraId="034FC478" w14:textId="77777777">
        <w:tblPrEx>
          <w:tblCellMar>
            <w:top w:w="0" w:type="dxa"/>
            <w:bottom w:w="0" w:type="dxa"/>
          </w:tblCellMar>
        </w:tblPrEx>
        <w:tc>
          <w:tcPr>
            <w:tcW w:w="38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4A42FAB5" w14:textId="77777777" w:rsidR="002256B2" w:rsidRDefault="00000000">
            <w:r>
              <w:rPr>
                <w:sz w:val="20"/>
                <w:szCs w:val="20"/>
              </w:rPr>
              <w:t>Overhead amortised (FSSAI, field trips)</w:t>
            </w:r>
          </w:p>
        </w:tc>
        <w:tc>
          <w:tcPr>
            <w:tcW w:w="278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0698C800" w14:textId="77777777" w:rsidR="002256B2" w:rsidRDefault="00000000">
            <w:pPr>
              <w:jc w:val="right"/>
            </w:pPr>
            <w:r>
              <w:rPr>
                <w:sz w:val="20"/>
                <w:szCs w:val="20"/>
              </w:rPr>
              <w:t>(15)</w:t>
            </w:r>
          </w:p>
        </w:tc>
        <w:tc>
          <w:tcPr>
            <w:tcW w:w="278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2E3D5E1A" w14:textId="77777777" w:rsidR="002256B2" w:rsidRDefault="00000000">
            <w:pPr>
              <w:jc w:val="right"/>
            </w:pPr>
            <w:r>
              <w:rPr>
                <w:sz w:val="20"/>
                <w:szCs w:val="20"/>
              </w:rPr>
              <w:t>(15)</w:t>
            </w:r>
          </w:p>
        </w:tc>
      </w:tr>
      <w:tr w:rsidR="002256B2" w14:paraId="4BB0DAF9" w14:textId="77777777">
        <w:tblPrEx>
          <w:tblCellMar>
            <w:top w:w="0" w:type="dxa"/>
            <w:bottom w:w="0" w:type="dxa"/>
          </w:tblCellMar>
        </w:tblPrEx>
        <w:tc>
          <w:tcPr>
            <w:tcW w:w="3800" w:type="dxa"/>
            <w:tcBorders>
              <w:top w:val="single" w:sz="4" w:space="0" w:color="C0C0C0"/>
              <w:left w:val="single" w:sz="4" w:space="0" w:color="C0C0C0"/>
              <w:bottom w:val="single" w:sz="4" w:space="0" w:color="C0C0C0"/>
              <w:right w:val="single" w:sz="4" w:space="0" w:color="C0C0C0"/>
            </w:tcBorders>
            <w:shd w:val="clear" w:color="auto" w:fill="FBF5EC"/>
            <w:tcMar>
              <w:top w:w="60" w:type="dxa"/>
              <w:left w:w="100" w:type="dxa"/>
              <w:bottom w:w="60" w:type="dxa"/>
              <w:right w:w="100" w:type="dxa"/>
            </w:tcMar>
          </w:tcPr>
          <w:p w14:paraId="2630EBD7" w14:textId="77777777" w:rsidR="002256B2" w:rsidRDefault="00000000">
            <w:r>
              <w:rPr>
                <w:b/>
                <w:bCs/>
                <w:sz w:val="20"/>
                <w:szCs w:val="20"/>
              </w:rPr>
              <w:t>Net contribution per jar</w:t>
            </w:r>
          </w:p>
        </w:tc>
        <w:tc>
          <w:tcPr>
            <w:tcW w:w="2780" w:type="dxa"/>
            <w:tcBorders>
              <w:top w:val="single" w:sz="4" w:space="0" w:color="C0C0C0"/>
              <w:left w:val="single" w:sz="4" w:space="0" w:color="C0C0C0"/>
              <w:bottom w:val="single" w:sz="4" w:space="0" w:color="C0C0C0"/>
              <w:right w:val="single" w:sz="4" w:space="0" w:color="C0C0C0"/>
            </w:tcBorders>
            <w:shd w:val="clear" w:color="auto" w:fill="FBF5EC"/>
            <w:tcMar>
              <w:top w:w="60" w:type="dxa"/>
              <w:left w:w="100" w:type="dxa"/>
              <w:bottom w:w="60" w:type="dxa"/>
              <w:right w:w="100" w:type="dxa"/>
            </w:tcMar>
          </w:tcPr>
          <w:p w14:paraId="3DD44C15" w14:textId="77777777" w:rsidR="002256B2" w:rsidRDefault="00000000">
            <w:pPr>
              <w:jc w:val="right"/>
            </w:pPr>
            <w:r>
              <w:rPr>
                <w:b/>
                <w:bCs/>
                <w:sz w:val="20"/>
                <w:szCs w:val="20"/>
              </w:rPr>
              <w:t>≈619</w:t>
            </w:r>
          </w:p>
        </w:tc>
        <w:tc>
          <w:tcPr>
            <w:tcW w:w="2780" w:type="dxa"/>
            <w:tcBorders>
              <w:top w:val="single" w:sz="4" w:space="0" w:color="C0C0C0"/>
              <w:left w:val="single" w:sz="4" w:space="0" w:color="C0C0C0"/>
              <w:bottom w:val="single" w:sz="4" w:space="0" w:color="C0C0C0"/>
              <w:right w:val="single" w:sz="4" w:space="0" w:color="C0C0C0"/>
            </w:tcBorders>
            <w:shd w:val="clear" w:color="auto" w:fill="FBF5EC"/>
            <w:tcMar>
              <w:top w:w="60" w:type="dxa"/>
              <w:left w:w="100" w:type="dxa"/>
              <w:bottom w:w="60" w:type="dxa"/>
              <w:right w:w="100" w:type="dxa"/>
            </w:tcMar>
          </w:tcPr>
          <w:p w14:paraId="14779C38" w14:textId="77777777" w:rsidR="002256B2" w:rsidRDefault="00000000">
            <w:pPr>
              <w:jc w:val="right"/>
            </w:pPr>
            <w:r>
              <w:rPr>
                <w:b/>
                <w:bCs/>
                <w:sz w:val="20"/>
                <w:szCs w:val="20"/>
              </w:rPr>
              <w:t>≈1,230</w:t>
            </w:r>
          </w:p>
        </w:tc>
      </w:tr>
      <w:tr w:rsidR="002256B2" w14:paraId="1DD1A02A" w14:textId="77777777">
        <w:tblPrEx>
          <w:tblCellMar>
            <w:top w:w="0" w:type="dxa"/>
            <w:bottom w:w="0" w:type="dxa"/>
          </w:tblCellMar>
        </w:tblPrEx>
        <w:tc>
          <w:tcPr>
            <w:tcW w:w="3800" w:type="dxa"/>
            <w:tcBorders>
              <w:top w:val="single" w:sz="4" w:space="0" w:color="C0C0C0"/>
              <w:left w:val="single" w:sz="4" w:space="0" w:color="C0C0C0"/>
              <w:bottom w:val="single" w:sz="4" w:space="0" w:color="C0C0C0"/>
              <w:right w:val="single" w:sz="4" w:space="0" w:color="C0C0C0"/>
            </w:tcBorders>
            <w:shd w:val="clear" w:color="auto" w:fill="FBF5EC"/>
            <w:tcMar>
              <w:top w:w="60" w:type="dxa"/>
              <w:left w:w="100" w:type="dxa"/>
              <w:bottom w:w="60" w:type="dxa"/>
              <w:right w:w="100" w:type="dxa"/>
            </w:tcMar>
          </w:tcPr>
          <w:p w14:paraId="5ACD58FF" w14:textId="77777777" w:rsidR="002256B2" w:rsidRDefault="00000000">
            <w:r>
              <w:rPr>
                <w:b/>
                <w:bCs/>
                <w:sz w:val="20"/>
                <w:szCs w:val="20"/>
              </w:rPr>
              <w:t>Net margin %</w:t>
            </w:r>
          </w:p>
        </w:tc>
        <w:tc>
          <w:tcPr>
            <w:tcW w:w="2780" w:type="dxa"/>
            <w:tcBorders>
              <w:top w:val="single" w:sz="4" w:space="0" w:color="C0C0C0"/>
              <w:left w:val="single" w:sz="4" w:space="0" w:color="C0C0C0"/>
              <w:bottom w:val="single" w:sz="4" w:space="0" w:color="C0C0C0"/>
              <w:right w:val="single" w:sz="4" w:space="0" w:color="C0C0C0"/>
            </w:tcBorders>
            <w:shd w:val="clear" w:color="auto" w:fill="FBF5EC"/>
            <w:tcMar>
              <w:top w:w="60" w:type="dxa"/>
              <w:left w:w="100" w:type="dxa"/>
              <w:bottom w:w="60" w:type="dxa"/>
              <w:right w:w="100" w:type="dxa"/>
            </w:tcMar>
          </w:tcPr>
          <w:p w14:paraId="12DC26FA" w14:textId="77777777" w:rsidR="002256B2" w:rsidRDefault="00000000">
            <w:pPr>
              <w:jc w:val="right"/>
            </w:pPr>
            <w:r>
              <w:rPr>
                <w:b/>
                <w:bCs/>
                <w:sz w:val="20"/>
                <w:szCs w:val="20"/>
              </w:rPr>
              <w:t>41.3%</w:t>
            </w:r>
          </w:p>
        </w:tc>
        <w:tc>
          <w:tcPr>
            <w:tcW w:w="2780" w:type="dxa"/>
            <w:tcBorders>
              <w:top w:val="single" w:sz="4" w:space="0" w:color="C0C0C0"/>
              <w:left w:val="single" w:sz="4" w:space="0" w:color="C0C0C0"/>
              <w:bottom w:val="single" w:sz="4" w:space="0" w:color="C0C0C0"/>
              <w:right w:val="single" w:sz="4" w:space="0" w:color="C0C0C0"/>
            </w:tcBorders>
            <w:shd w:val="clear" w:color="auto" w:fill="FBF5EC"/>
            <w:tcMar>
              <w:top w:w="60" w:type="dxa"/>
              <w:left w:w="100" w:type="dxa"/>
              <w:bottom w:w="60" w:type="dxa"/>
              <w:right w:w="100" w:type="dxa"/>
            </w:tcMar>
          </w:tcPr>
          <w:p w14:paraId="22CFED5C" w14:textId="77777777" w:rsidR="002256B2" w:rsidRDefault="00000000">
            <w:pPr>
              <w:jc w:val="right"/>
            </w:pPr>
            <w:r>
              <w:rPr>
                <w:b/>
                <w:bCs/>
                <w:sz w:val="20"/>
                <w:szCs w:val="20"/>
              </w:rPr>
              <w:t>43.9%</w:t>
            </w:r>
          </w:p>
        </w:tc>
      </w:tr>
    </w:tbl>
    <w:p w14:paraId="0DFA3883" w14:textId="77777777" w:rsidR="002256B2" w:rsidRDefault="002256B2">
      <w:pPr>
        <w:spacing w:after="120"/>
      </w:pPr>
    </w:p>
    <w:p w14:paraId="5356B77B" w14:textId="77777777" w:rsidR="002256B2" w:rsidRDefault="00000000">
      <w:pPr>
        <w:spacing w:after="120"/>
      </w:pPr>
      <w:r>
        <w:rPr>
          <w:b/>
          <w:bCs/>
          <w:color w:val="1F3864"/>
        </w:rPr>
        <w:lastRenderedPageBreak/>
        <w:t xml:space="preserve">Compare: </w:t>
      </w:r>
      <w:r>
        <w:t>Two Brothers makes ₹200–300 contribution per 1L bottle at ₹3,370 MRP (7–8% margin). Anveshan spends ₹1.16 to earn ₹1. Long Tales makes ₹619–1,230 per jar at 41–44% margin, with zero platform fees, zero ad spend, and cash collected at the door.</w:t>
      </w:r>
    </w:p>
    <w:p w14:paraId="40C9C4DF" w14:textId="77777777" w:rsidR="002256B2" w:rsidRDefault="00000000">
      <w:pPr>
        <w:pStyle w:val="Heading3"/>
      </w:pPr>
      <w:r>
        <w:t>Customer acquisition: the sampling math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256B2" w14:paraId="65AE60DD" w14:textId="77777777">
        <w:tblPrEx>
          <w:tblCellMar>
            <w:top w:w="0" w:type="dxa"/>
            <w:bottom w:w="0" w:type="dxa"/>
          </w:tblCellMar>
        </w:tblPrEx>
        <w:tc>
          <w:tcPr>
            <w:tcW w:w="4680" w:type="dxa"/>
            <w:tcBorders>
              <w:top w:val="single" w:sz="4" w:space="0" w:color="C0C0C0"/>
              <w:left w:val="single" w:sz="4" w:space="0" w:color="C0C0C0"/>
              <w:bottom w:val="single" w:sz="4" w:space="0" w:color="C0C0C0"/>
              <w:right w:val="single" w:sz="4" w:space="0" w:color="C0C0C0"/>
            </w:tcBorders>
            <w:shd w:val="clear" w:color="auto" w:fill="1F3864"/>
            <w:tcMar>
              <w:top w:w="60" w:type="dxa"/>
              <w:left w:w="100" w:type="dxa"/>
              <w:bottom w:w="60" w:type="dxa"/>
              <w:right w:w="100" w:type="dxa"/>
            </w:tcMar>
          </w:tcPr>
          <w:p w14:paraId="17927B07" w14:textId="77777777" w:rsidR="002256B2" w:rsidRDefault="00000000">
            <w:r>
              <w:rPr>
                <w:b/>
                <w:bCs/>
                <w:color w:val="FFFFFF"/>
                <w:sz w:val="20"/>
                <w:szCs w:val="20"/>
              </w:rPr>
              <w:t>Cost per 20g sample</w:t>
            </w:r>
          </w:p>
        </w:tc>
        <w:tc>
          <w:tcPr>
            <w:tcW w:w="4680" w:type="dxa"/>
            <w:tcBorders>
              <w:top w:val="single" w:sz="4" w:space="0" w:color="C0C0C0"/>
              <w:left w:val="single" w:sz="4" w:space="0" w:color="C0C0C0"/>
              <w:bottom w:val="single" w:sz="4" w:space="0" w:color="C0C0C0"/>
              <w:right w:val="single" w:sz="4" w:space="0" w:color="C0C0C0"/>
            </w:tcBorders>
            <w:shd w:val="clear" w:color="auto" w:fill="1F3864"/>
            <w:tcMar>
              <w:top w:w="60" w:type="dxa"/>
              <w:left w:w="100" w:type="dxa"/>
              <w:bottom w:w="60" w:type="dxa"/>
              <w:right w:w="100" w:type="dxa"/>
            </w:tcMar>
          </w:tcPr>
          <w:p w14:paraId="6986711D" w14:textId="77777777" w:rsidR="002256B2" w:rsidRDefault="00000000">
            <w:r>
              <w:rPr>
                <w:b/>
                <w:bCs/>
                <w:color w:val="FFFFFF"/>
                <w:sz w:val="20"/>
                <w:szCs w:val="20"/>
              </w:rPr>
              <w:t>Customer acquisition cost</w:t>
            </w:r>
          </w:p>
        </w:tc>
      </w:tr>
      <w:tr w:rsidR="002256B2" w14:paraId="184C4E14" w14:textId="77777777">
        <w:tblPrEx>
          <w:tblCellMar>
            <w:top w:w="0" w:type="dxa"/>
            <w:bottom w:w="0" w:type="dxa"/>
          </w:tblCellMar>
        </w:tblPrEx>
        <w:tc>
          <w:tcPr>
            <w:tcW w:w="468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6DC6FDBC" w14:textId="77777777" w:rsidR="002256B2" w:rsidRDefault="00000000">
            <w:pPr>
              <w:spacing w:after="40"/>
            </w:pPr>
            <w:r>
              <w:rPr>
                <w:sz w:val="20"/>
                <w:szCs w:val="20"/>
              </w:rPr>
              <w:t>Ghee (20g @ ₹1,100/kg): ₹22</w:t>
            </w:r>
          </w:p>
          <w:p w14:paraId="06011461" w14:textId="77777777" w:rsidR="002256B2" w:rsidRDefault="00000000">
            <w:pPr>
              <w:spacing w:after="40"/>
            </w:pPr>
            <w:r>
              <w:rPr>
                <w:sz w:val="20"/>
                <w:szCs w:val="20"/>
              </w:rPr>
              <w:t>Small container: ₹5</w:t>
            </w:r>
          </w:p>
          <w:p w14:paraId="7277831C" w14:textId="77777777" w:rsidR="002256B2" w:rsidRDefault="00000000">
            <w:pPr>
              <w:spacing w:after="40"/>
            </w:pPr>
            <w:r>
              <w:rPr>
                <w:sz w:val="20"/>
                <w:szCs w:val="20"/>
              </w:rPr>
              <w:t>Pamphlet: ₹3</w:t>
            </w:r>
          </w:p>
          <w:p w14:paraId="6DEDBA03" w14:textId="77777777" w:rsidR="002256B2" w:rsidRDefault="00000000">
            <w:pPr>
              <w:spacing w:after="40"/>
            </w:pPr>
            <w:r>
              <w:rPr>
                <w:sz w:val="20"/>
                <w:szCs w:val="20"/>
              </w:rPr>
              <w:t>Total: ₹30 per sample</w:t>
            </w:r>
          </w:p>
        </w:tc>
        <w:tc>
          <w:tcPr>
            <w:tcW w:w="468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5405F435" w14:textId="77777777" w:rsidR="002256B2" w:rsidRDefault="00000000">
            <w:pPr>
              <w:spacing w:after="40"/>
            </w:pPr>
            <w:r>
              <w:rPr>
                <w:sz w:val="20"/>
                <w:szCs w:val="20"/>
              </w:rPr>
              <w:t>At 1-in-5 conversion: ₹150 CAC</w:t>
            </w:r>
          </w:p>
          <w:p w14:paraId="03767D7C" w14:textId="77777777" w:rsidR="002256B2" w:rsidRDefault="00000000">
            <w:pPr>
              <w:spacing w:after="40"/>
            </w:pPr>
            <w:r>
              <w:rPr>
                <w:sz w:val="20"/>
                <w:szCs w:val="20"/>
              </w:rPr>
              <w:t>At 1-in-3 (with society word of mouth): ₹90 CAC</w:t>
            </w:r>
          </w:p>
          <w:p w14:paraId="73B8A48F" w14:textId="77777777" w:rsidR="002256B2" w:rsidRDefault="002256B2">
            <w:pPr>
              <w:spacing w:after="40"/>
            </w:pPr>
          </w:p>
          <w:p w14:paraId="0D8DE9BA" w14:textId="77777777" w:rsidR="002256B2" w:rsidRDefault="00000000">
            <w:pPr>
              <w:spacing w:after="40"/>
            </w:pPr>
            <w:r>
              <w:rPr>
                <w:sz w:val="20"/>
                <w:szCs w:val="20"/>
              </w:rPr>
              <w:t>Anveshan FY25 marketing cost: ₹260+ per customer</w:t>
            </w:r>
          </w:p>
        </w:tc>
      </w:tr>
    </w:tbl>
    <w:p w14:paraId="425C1002" w14:textId="77777777" w:rsidR="002256B2" w:rsidRDefault="00000000">
      <w:pPr>
        <w:pStyle w:val="Heading3"/>
      </w:pPr>
      <w:r>
        <w:t>The society flywheel</w:t>
      </w:r>
    </w:p>
    <w:p w14:paraId="60DF0626" w14:textId="77777777" w:rsidR="002256B2" w:rsidRDefault="00000000">
      <w:pPr>
        <w:spacing w:after="120"/>
      </w:pPr>
      <w:r>
        <w:t>One gated society (300–500 flats) is a self-contained market. The sequence:</w:t>
      </w:r>
    </w:p>
    <w:p w14:paraId="66FBCF72" w14:textId="77777777" w:rsidR="002256B2" w:rsidRDefault="00000000">
      <w:pPr>
        <w:pStyle w:val="ListParagraph"/>
        <w:numPr>
          <w:ilvl w:val="0"/>
          <w:numId w:val="2"/>
        </w:numPr>
        <w:spacing w:after="80"/>
      </w:pPr>
      <w:r>
        <w:t>Week 1: Drop 100 samples across 100 doors. Cost: ₹3,000.</w:t>
      </w:r>
    </w:p>
    <w:p w14:paraId="65523AFA" w14:textId="77777777" w:rsidR="002256B2" w:rsidRDefault="00000000">
      <w:pPr>
        <w:pStyle w:val="ListParagraph"/>
        <w:numPr>
          <w:ilvl w:val="0"/>
          <w:numId w:val="2"/>
        </w:numPr>
        <w:spacing w:after="80"/>
      </w:pPr>
      <w:r>
        <w:t>Week 2–3: 20 households order (20% conversion). Revenue: ₹30,000. Profit: ~₹12,000.</w:t>
      </w:r>
    </w:p>
    <w:p w14:paraId="1EAD7E9C" w14:textId="77777777" w:rsidR="002256B2" w:rsidRDefault="00000000">
      <w:pPr>
        <w:pStyle w:val="ListParagraph"/>
        <w:numPr>
          <w:ilvl w:val="0"/>
          <w:numId w:val="2"/>
        </w:numPr>
        <w:spacing w:after="80"/>
      </w:pPr>
      <w:r>
        <w:t>Month 2: 10 reorder + 5 new from word of mouth = 15 recurring. Zero incremental sampling.</w:t>
      </w:r>
    </w:p>
    <w:p w14:paraId="00DEEED5" w14:textId="77777777" w:rsidR="002256B2" w:rsidRDefault="00000000">
      <w:pPr>
        <w:pStyle w:val="ListParagraph"/>
        <w:numPr>
          <w:ilvl w:val="0"/>
          <w:numId w:val="2"/>
        </w:numPr>
        <w:spacing w:after="80"/>
      </w:pPr>
      <w:r>
        <w:t>Month 3 onward: Society is self-sustaining at 15–25 jars/month. Sampling cost is fully recovered.</w:t>
      </w:r>
    </w:p>
    <w:p w14:paraId="037D11C9" w14:textId="77777777" w:rsidR="002256B2" w:rsidRDefault="00000000">
      <w:pPr>
        <w:spacing w:after="120"/>
      </w:pPr>
      <w:r>
        <w:t>After 6 months across 12 societies: 200–300 recurring households, 300–500 jars/month, entirely through WhatsApp. No marketing spend remaining.</w:t>
      </w:r>
    </w:p>
    <w:p w14:paraId="70200C88" w14:textId="77777777" w:rsidR="002256B2" w:rsidRDefault="00000000">
      <w:pPr>
        <w:pStyle w:val="Heading3"/>
      </w:pPr>
      <w:r>
        <w:t>Monthly P&amp;L at three stages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120"/>
        <w:gridCol w:w="2120"/>
        <w:gridCol w:w="2120"/>
      </w:tblGrid>
      <w:tr w:rsidR="002256B2" w14:paraId="197F2A0C" w14:textId="77777777">
        <w:tblPrEx>
          <w:tblCellMar>
            <w:top w:w="0" w:type="dxa"/>
            <w:bottom w:w="0" w:type="dxa"/>
          </w:tblCellMar>
        </w:tblPrEx>
        <w:tc>
          <w:tcPr>
            <w:tcW w:w="3000" w:type="dxa"/>
            <w:tcBorders>
              <w:top w:val="single" w:sz="4" w:space="0" w:color="C0C0C0"/>
              <w:left w:val="single" w:sz="4" w:space="0" w:color="C0C0C0"/>
              <w:bottom w:val="single" w:sz="4" w:space="0" w:color="C0C0C0"/>
              <w:right w:val="single" w:sz="4" w:space="0" w:color="C0C0C0"/>
            </w:tcBorders>
            <w:shd w:val="clear" w:color="auto" w:fill="1F3864"/>
            <w:tcMar>
              <w:top w:w="60" w:type="dxa"/>
              <w:left w:w="100" w:type="dxa"/>
              <w:bottom w:w="60" w:type="dxa"/>
              <w:right w:w="100" w:type="dxa"/>
            </w:tcMar>
          </w:tcPr>
          <w:p w14:paraId="188DB1CE" w14:textId="77777777" w:rsidR="002256B2" w:rsidRDefault="002256B2"/>
        </w:tc>
        <w:tc>
          <w:tcPr>
            <w:tcW w:w="2120" w:type="dxa"/>
            <w:tcBorders>
              <w:top w:val="single" w:sz="4" w:space="0" w:color="C0C0C0"/>
              <w:left w:val="single" w:sz="4" w:space="0" w:color="C0C0C0"/>
              <w:bottom w:val="single" w:sz="4" w:space="0" w:color="C0C0C0"/>
              <w:right w:val="single" w:sz="4" w:space="0" w:color="C0C0C0"/>
            </w:tcBorders>
            <w:shd w:val="clear" w:color="auto" w:fill="1F3864"/>
            <w:tcMar>
              <w:top w:w="60" w:type="dxa"/>
              <w:left w:w="100" w:type="dxa"/>
              <w:bottom w:w="60" w:type="dxa"/>
              <w:right w:w="100" w:type="dxa"/>
            </w:tcMar>
          </w:tcPr>
          <w:p w14:paraId="0EEAF1BF" w14:textId="77777777" w:rsidR="002256B2" w:rsidRDefault="00000000">
            <w:r>
              <w:rPr>
                <w:b/>
                <w:bCs/>
                <w:color w:val="FFFFFF"/>
                <w:sz w:val="20"/>
                <w:szCs w:val="20"/>
              </w:rPr>
              <w:t>Month 3 (120 jars)</w:t>
            </w:r>
          </w:p>
        </w:tc>
        <w:tc>
          <w:tcPr>
            <w:tcW w:w="2120" w:type="dxa"/>
            <w:tcBorders>
              <w:top w:val="single" w:sz="4" w:space="0" w:color="C0C0C0"/>
              <w:left w:val="single" w:sz="4" w:space="0" w:color="C0C0C0"/>
              <w:bottom w:val="single" w:sz="4" w:space="0" w:color="C0C0C0"/>
              <w:right w:val="single" w:sz="4" w:space="0" w:color="C0C0C0"/>
            </w:tcBorders>
            <w:shd w:val="clear" w:color="auto" w:fill="1F3864"/>
            <w:tcMar>
              <w:top w:w="60" w:type="dxa"/>
              <w:left w:w="100" w:type="dxa"/>
              <w:bottom w:w="60" w:type="dxa"/>
              <w:right w:w="100" w:type="dxa"/>
            </w:tcMar>
          </w:tcPr>
          <w:p w14:paraId="6648F1EB" w14:textId="77777777" w:rsidR="002256B2" w:rsidRDefault="00000000">
            <w:r>
              <w:rPr>
                <w:b/>
                <w:bCs/>
                <w:color w:val="FFFFFF"/>
                <w:sz w:val="20"/>
                <w:szCs w:val="20"/>
              </w:rPr>
              <w:t>Month 8 (450 jars)</w:t>
            </w:r>
          </w:p>
        </w:tc>
        <w:tc>
          <w:tcPr>
            <w:tcW w:w="2120" w:type="dxa"/>
            <w:tcBorders>
              <w:top w:val="single" w:sz="4" w:space="0" w:color="C0C0C0"/>
              <w:left w:val="single" w:sz="4" w:space="0" w:color="C0C0C0"/>
              <w:bottom w:val="single" w:sz="4" w:space="0" w:color="C0C0C0"/>
              <w:right w:val="single" w:sz="4" w:space="0" w:color="C0C0C0"/>
            </w:tcBorders>
            <w:shd w:val="clear" w:color="auto" w:fill="1F3864"/>
            <w:tcMar>
              <w:top w:w="60" w:type="dxa"/>
              <w:left w:w="100" w:type="dxa"/>
              <w:bottom w:w="60" w:type="dxa"/>
              <w:right w:w="100" w:type="dxa"/>
            </w:tcMar>
          </w:tcPr>
          <w:p w14:paraId="1775B3CB" w14:textId="77777777" w:rsidR="002256B2" w:rsidRDefault="00000000">
            <w:r>
              <w:rPr>
                <w:b/>
                <w:bCs/>
                <w:color w:val="FFFFFF"/>
                <w:sz w:val="20"/>
                <w:szCs w:val="20"/>
              </w:rPr>
              <w:t>Month 18 (1,500 jars)</w:t>
            </w:r>
          </w:p>
        </w:tc>
      </w:tr>
      <w:tr w:rsidR="002256B2" w14:paraId="38418801" w14:textId="77777777">
        <w:tblPrEx>
          <w:tblCellMar>
            <w:top w:w="0" w:type="dxa"/>
            <w:bottom w:w="0" w:type="dxa"/>
          </w:tblCellMar>
        </w:tblPrEx>
        <w:tc>
          <w:tcPr>
            <w:tcW w:w="30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3E7CC3C9" w14:textId="77777777" w:rsidR="002256B2" w:rsidRDefault="00000000">
            <w:r>
              <w:rPr>
                <w:sz w:val="20"/>
                <w:szCs w:val="20"/>
              </w:rPr>
              <w:t>Revenue</w:t>
            </w:r>
          </w:p>
        </w:tc>
        <w:tc>
          <w:tcPr>
            <w:tcW w:w="212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536FBD0D" w14:textId="77777777" w:rsidR="002256B2" w:rsidRDefault="00000000">
            <w:pPr>
              <w:jc w:val="right"/>
            </w:pPr>
            <w:r>
              <w:rPr>
                <w:sz w:val="20"/>
                <w:szCs w:val="20"/>
              </w:rPr>
              <w:t>1,80,000</w:t>
            </w:r>
          </w:p>
        </w:tc>
        <w:tc>
          <w:tcPr>
            <w:tcW w:w="212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00B47D0F" w14:textId="77777777" w:rsidR="002256B2" w:rsidRDefault="00000000">
            <w:pPr>
              <w:jc w:val="right"/>
            </w:pPr>
            <w:r>
              <w:rPr>
                <w:sz w:val="20"/>
                <w:szCs w:val="20"/>
              </w:rPr>
              <w:t>6,75,000</w:t>
            </w:r>
          </w:p>
        </w:tc>
        <w:tc>
          <w:tcPr>
            <w:tcW w:w="212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272E5A0E" w14:textId="77777777" w:rsidR="002256B2" w:rsidRDefault="00000000">
            <w:pPr>
              <w:jc w:val="right"/>
            </w:pPr>
            <w:r>
              <w:rPr>
                <w:sz w:val="20"/>
                <w:szCs w:val="20"/>
              </w:rPr>
              <w:t>22,50,000</w:t>
            </w:r>
          </w:p>
        </w:tc>
      </w:tr>
      <w:tr w:rsidR="002256B2" w14:paraId="7AEFC991" w14:textId="77777777">
        <w:tblPrEx>
          <w:tblCellMar>
            <w:top w:w="0" w:type="dxa"/>
            <w:bottom w:w="0" w:type="dxa"/>
          </w:tblCellMar>
        </w:tblPrEx>
        <w:tc>
          <w:tcPr>
            <w:tcW w:w="30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450B6731" w14:textId="77777777" w:rsidR="002256B2" w:rsidRDefault="00000000">
            <w:r>
              <w:rPr>
                <w:sz w:val="20"/>
                <w:szCs w:val="20"/>
              </w:rPr>
              <w:t>COGS (ghee + jars + labels + QC)</w:t>
            </w:r>
          </w:p>
        </w:tc>
        <w:tc>
          <w:tcPr>
            <w:tcW w:w="212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61829645" w14:textId="77777777" w:rsidR="002256B2" w:rsidRDefault="00000000">
            <w:pPr>
              <w:jc w:val="right"/>
            </w:pPr>
            <w:r>
              <w:rPr>
                <w:sz w:val="20"/>
                <w:szCs w:val="20"/>
              </w:rPr>
              <w:t>(76,200)</w:t>
            </w:r>
          </w:p>
        </w:tc>
        <w:tc>
          <w:tcPr>
            <w:tcW w:w="212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69CBBC3E" w14:textId="77777777" w:rsidR="002256B2" w:rsidRDefault="00000000">
            <w:pPr>
              <w:jc w:val="right"/>
            </w:pPr>
            <w:r>
              <w:rPr>
                <w:sz w:val="20"/>
                <w:szCs w:val="20"/>
              </w:rPr>
              <w:t>(2,85,750)</w:t>
            </w:r>
          </w:p>
        </w:tc>
        <w:tc>
          <w:tcPr>
            <w:tcW w:w="212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480174EF" w14:textId="77777777" w:rsidR="002256B2" w:rsidRDefault="00000000">
            <w:pPr>
              <w:jc w:val="right"/>
            </w:pPr>
            <w:r>
              <w:rPr>
                <w:sz w:val="20"/>
                <w:szCs w:val="20"/>
              </w:rPr>
              <w:t>(9,52,500)</w:t>
            </w:r>
          </w:p>
        </w:tc>
      </w:tr>
      <w:tr w:rsidR="002256B2" w14:paraId="361DFB28" w14:textId="77777777">
        <w:tblPrEx>
          <w:tblCellMar>
            <w:top w:w="0" w:type="dxa"/>
            <w:bottom w:w="0" w:type="dxa"/>
          </w:tblCellMar>
        </w:tblPrEx>
        <w:tc>
          <w:tcPr>
            <w:tcW w:w="30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5C14AA39" w14:textId="77777777" w:rsidR="002256B2" w:rsidRDefault="00000000">
            <w:r>
              <w:rPr>
                <w:sz w:val="20"/>
                <w:szCs w:val="20"/>
              </w:rPr>
              <w:t>Delivery (rider salary + petrol)</w:t>
            </w:r>
          </w:p>
        </w:tc>
        <w:tc>
          <w:tcPr>
            <w:tcW w:w="212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1FD331F0" w14:textId="77777777" w:rsidR="002256B2" w:rsidRDefault="00000000">
            <w:pPr>
              <w:jc w:val="right"/>
            </w:pPr>
            <w:r>
              <w:rPr>
                <w:sz w:val="20"/>
                <w:szCs w:val="20"/>
              </w:rPr>
              <w:t>(15,000)</w:t>
            </w:r>
          </w:p>
        </w:tc>
        <w:tc>
          <w:tcPr>
            <w:tcW w:w="212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042F86E1" w14:textId="77777777" w:rsidR="002256B2" w:rsidRDefault="00000000">
            <w:pPr>
              <w:jc w:val="right"/>
            </w:pPr>
            <w:r>
              <w:rPr>
                <w:sz w:val="20"/>
                <w:szCs w:val="20"/>
              </w:rPr>
              <w:t>(15,000)</w:t>
            </w:r>
          </w:p>
        </w:tc>
        <w:tc>
          <w:tcPr>
            <w:tcW w:w="212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2E560C2E" w14:textId="77777777" w:rsidR="002256B2" w:rsidRDefault="00000000">
            <w:pPr>
              <w:jc w:val="right"/>
            </w:pPr>
            <w:r>
              <w:rPr>
                <w:sz w:val="20"/>
                <w:szCs w:val="20"/>
              </w:rPr>
              <w:t>(30,000)</w:t>
            </w:r>
          </w:p>
        </w:tc>
      </w:tr>
      <w:tr w:rsidR="002256B2" w14:paraId="6C3093BE" w14:textId="77777777">
        <w:tblPrEx>
          <w:tblCellMar>
            <w:top w:w="0" w:type="dxa"/>
            <w:bottom w:w="0" w:type="dxa"/>
          </w:tblCellMar>
        </w:tblPrEx>
        <w:tc>
          <w:tcPr>
            <w:tcW w:w="30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3738FB15" w14:textId="77777777" w:rsidR="002256B2" w:rsidRDefault="00000000">
            <w:r>
              <w:rPr>
                <w:sz w:val="20"/>
                <w:szCs w:val="20"/>
              </w:rPr>
              <w:t>Sampling (200 samples/mo)</w:t>
            </w:r>
          </w:p>
        </w:tc>
        <w:tc>
          <w:tcPr>
            <w:tcW w:w="212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20052E65" w14:textId="77777777" w:rsidR="002256B2" w:rsidRDefault="00000000">
            <w:pPr>
              <w:jc w:val="right"/>
            </w:pPr>
            <w:r>
              <w:rPr>
                <w:sz w:val="20"/>
                <w:szCs w:val="20"/>
              </w:rPr>
              <w:t>(6,000)</w:t>
            </w:r>
          </w:p>
        </w:tc>
        <w:tc>
          <w:tcPr>
            <w:tcW w:w="212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01D1A366" w14:textId="77777777" w:rsidR="002256B2" w:rsidRDefault="00000000">
            <w:pPr>
              <w:jc w:val="right"/>
            </w:pPr>
            <w:r>
              <w:rPr>
                <w:sz w:val="20"/>
                <w:szCs w:val="20"/>
              </w:rPr>
              <w:t>(6,000)</w:t>
            </w:r>
          </w:p>
        </w:tc>
        <w:tc>
          <w:tcPr>
            <w:tcW w:w="212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62763733" w14:textId="77777777" w:rsidR="002256B2" w:rsidRDefault="00000000">
            <w:pPr>
              <w:jc w:val="right"/>
            </w:pPr>
            <w:r>
              <w:rPr>
                <w:sz w:val="20"/>
                <w:szCs w:val="20"/>
              </w:rPr>
              <w:t>(6,000)</w:t>
            </w:r>
          </w:p>
        </w:tc>
      </w:tr>
      <w:tr w:rsidR="002256B2" w14:paraId="7E0BEE94" w14:textId="77777777">
        <w:tblPrEx>
          <w:tblCellMar>
            <w:top w:w="0" w:type="dxa"/>
            <w:bottom w:w="0" w:type="dxa"/>
          </w:tblCellMar>
        </w:tblPrEx>
        <w:tc>
          <w:tcPr>
            <w:tcW w:w="30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1EA0C64E" w14:textId="77777777" w:rsidR="002256B2" w:rsidRDefault="00000000">
            <w:r>
              <w:rPr>
                <w:sz w:val="20"/>
                <w:szCs w:val="20"/>
              </w:rPr>
              <w:t>Field trips to Rajasthan</w:t>
            </w:r>
          </w:p>
        </w:tc>
        <w:tc>
          <w:tcPr>
            <w:tcW w:w="212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18E44F91" w14:textId="77777777" w:rsidR="002256B2" w:rsidRDefault="00000000">
            <w:pPr>
              <w:jc w:val="right"/>
            </w:pPr>
            <w:r>
              <w:rPr>
                <w:sz w:val="20"/>
                <w:szCs w:val="20"/>
              </w:rPr>
              <w:t>(5,000)</w:t>
            </w:r>
          </w:p>
        </w:tc>
        <w:tc>
          <w:tcPr>
            <w:tcW w:w="212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09CD2E1E" w14:textId="77777777" w:rsidR="002256B2" w:rsidRDefault="00000000">
            <w:pPr>
              <w:jc w:val="right"/>
            </w:pPr>
            <w:r>
              <w:rPr>
                <w:sz w:val="20"/>
                <w:szCs w:val="20"/>
              </w:rPr>
              <w:t>(5,000)</w:t>
            </w:r>
          </w:p>
        </w:tc>
        <w:tc>
          <w:tcPr>
            <w:tcW w:w="212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1F6EF078" w14:textId="77777777" w:rsidR="002256B2" w:rsidRDefault="00000000">
            <w:pPr>
              <w:jc w:val="right"/>
            </w:pPr>
            <w:r>
              <w:rPr>
                <w:sz w:val="20"/>
                <w:szCs w:val="20"/>
              </w:rPr>
              <w:t>(8,000)</w:t>
            </w:r>
          </w:p>
        </w:tc>
      </w:tr>
      <w:tr w:rsidR="002256B2" w14:paraId="04631A95" w14:textId="77777777">
        <w:tblPrEx>
          <w:tblCellMar>
            <w:top w:w="0" w:type="dxa"/>
            <w:bottom w:w="0" w:type="dxa"/>
          </w:tblCellMar>
        </w:tblPrEx>
        <w:tc>
          <w:tcPr>
            <w:tcW w:w="30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2ACC8C71" w14:textId="77777777" w:rsidR="002256B2" w:rsidRDefault="00000000">
            <w:r>
              <w:rPr>
                <w:sz w:val="20"/>
                <w:szCs w:val="20"/>
              </w:rPr>
              <w:t>FSSAI + misc compliance</w:t>
            </w:r>
          </w:p>
        </w:tc>
        <w:tc>
          <w:tcPr>
            <w:tcW w:w="212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04349B74" w14:textId="77777777" w:rsidR="002256B2" w:rsidRDefault="00000000">
            <w:pPr>
              <w:jc w:val="right"/>
            </w:pPr>
            <w:r>
              <w:rPr>
                <w:sz w:val="20"/>
                <w:szCs w:val="20"/>
              </w:rPr>
              <w:t>(2,000)</w:t>
            </w:r>
          </w:p>
        </w:tc>
        <w:tc>
          <w:tcPr>
            <w:tcW w:w="212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713C60CB" w14:textId="77777777" w:rsidR="002256B2" w:rsidRDefault="00000000">
            <w:pPr>
              <w:jc w:val="right"/>
            </w:pPr>
            <w:r>
              <w:rPr>
                <w:sz w:val="20"/>
                <w:szCs w:val="20"/>
              </w:rPr>
              <w:t>(2,000)</w:t>
            </w:r>
          </w:p>
        </w:tc>
        <w:tc>
          <w:tcPr>
            <w:tcW w:w="212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345A39AB" w14:textId="77777777" w:rsidR="002256B2" w:rsidRDefault="00000000">
            <w:pPr>
              <w:jc w:val="right"/>
            </w:pPr>
            <w:r>
              <w:rPr>
                <w:sz w:val="20"/>
                <w:szCs w:val="20"/>
              </w:rPr>
              <w:t>(2,000)</w:t>
            </w:r>
          </w:p>
        </w:tc>
      </w:tr>
      <w:tr w:rsidR="002256B2" w14:paraId="38380032" w14:textId="77777777">
        <w:tblPrEx>
          <w:tblCellMar>
            <w:top w:w="0" w:type="dxa"/>
            <w:bottom w:w="0" w:type="dxa"/>
          </w:tblCellMar>
        </w:tblPrEx>
        <w:tc>
          <w:tcPr>
            <w:tcW w:w="30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68FF8837" w14:textId="77777777" w:rsidR="002256B2" w:rsidRDefault="00000000">
            <w:r>
              <w:rPr>
                <w:sz w:val="20"/>
                <w:szCs w:val="20"/>
              </w:rPr>
              <w:t>GST payable</w:t>
            </w:r>
          </w:p>
        </w:tc>
        <w:tc>
          <w:tcPr>
            <w:tcW w:w="212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2E1987C3" w14:textId="77777777" w:rsidR="002256B2" w:rsidRDefault="00000000">
            <w:pPr>
              <w:jc w:val="right"/>
            </w:pPr>
            <w:r>
              <w:rPr>
                <w:sz w:val="20"/>
                <w:szCs w:val="20"/>
              </w:rPr>
              <w:t>(19,286)</w:t>
            </w:r>
          </w:p>
        </w:tc>
        <w:tc>
          <w:tcPr>
            <w:tcW w:w="212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247A1F41" w14:textId="77777777" w:rsidR="002256B2" w:rsidRDefault="00000000">
            <w:pPr>
              <w:jc w:val="right"/>
            </w:pPr>
            <w:r>
              <w:rPr>
                <w:sz w:val="20"/>
                <w:szCs w:val="20"/>
              </w:rPr>
              <w:t>(72,321)</w:t>
            </w:r>
          </w:p>
        </w:tc>
        <w:tc>
          <w:tcPr>
            <w:tcW w:w="212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7C0DCB2A" w14:textId="77777777" w:rsidR="002256B2" w:rsidRDefault="00000000">
            <w:pPr>
              <w:jc w:val="right"/>
            </w:pPr>
            <w:r>
              <w:rPr>
                <w:sz w:val="20"/>
                <w:szCs w:val="20"/>
              </w:rPr>
              <w:t>(2,41,071)</w:t>
            </w:r>
          </w:p>
        </w:tc>
      </w:tr>
      <w:tr w:rsidR="002256B2" w14:paraId="71AB0CBF" w14:textId="77777777">
        <w:tblPrEx>
          <w:tblCellMar>
            <w:top w:w="0" w:type="dxa"/>
            <w:bottom w:w="0" w:type="dxa"/>
          </w:tblCellMar>
        </w:tblPrEx>
        <w:tc>
          <w:tcPr>
            <w:tcW w:w="3000" w:type="dxa"/>
            <w:tcBorders>
              <w:top w:val="single" w:sz="4" w:space="0" w:color="C0C0C0"/>
              <w:left w:val="single" w:sz="4" w:space="0" w:color="C0C0C0"/>
              <w:bottom w:val="single" w:sz="4" w:space="0" w:color="C0C0C0"/>
              <w:right w:val="single" w:sz="4" w:space="0" w:color="C0C0C0"/>
            </w:tcBorders>
            <w:shd w:val="clear" w:color="auto" w:fill="FBF5EC"/>
            <w:tcMar>
              <w:top w:w="60" w:type="dxa"/>
              <w:left w:w="100" w:type="dxa"/>
              <w:bottom w:w="60" w:type="dxa"/>
              <w:right w:w="100" w:type="dxa"/>
            </w:tcMar>
          </w:tcPr>
          <w:p w14:paraId="576C5468" w14:textId="77777777" w:rsidR="002256B2" w:rsidRDefault="00000000">
            <w:r>
              <w:rPr>
                <w:b/>
                <w:bCs/>
              </w:rPr>
              <w:t>Net profit</w:t>
            </w:r>
          </w:p>
        </w:tc>
        <w:tc>
          <w:tcPr>
            <w:tcW w:w="2120" w:type="dxa"/>
            <w:tcBorders>
              <w:top w:val="single" w:sz="4" w:space="0" w:color="C0C0C0"/>
              <w:left w:val="single" w:sz="4" w:space="0" w:color="C0C0C0"/>
              <w:bottom w:val="single" w:sz="4" w:space="0" w:color="C0C0C0"/>
              <w:right w:val="single" w:sz="4" w:space="0" w:color="C0C0C0"/>
            </w:tcBorders>
            <w:shd w:val="clear" w:color="auto" w:fill="FBF5EC"/>
            <w:tcMar>
              <w:top w:w="60" w:type="dxa"/>
              <w:left w:w="100" w:type="dxa"/>
              <w:bottom w:w="60" w:type="dxa"/>
              <w:right w:w="100" w:type="dxa"/>
            </w:tcMar>
          </w:tcPr>
          <w:p w14:paraId="71EEF63D" w14:textId="77777777" w:rsidR="002256B2" w:rsidRDefault="00000000">
            <w:pPr>
              <w:jc w:val="right"/>
            </w:pPr>
            <w:r>
              <w:rPr>
                <w:b/>
                <w:bCs/>
                <w:color w:val="1F3864"/>
              </w:rPr>
              <w:t>₹56,514</w:t>
            </w:r>
          </w:p>
        </w:tc>
        <w:tc>
          <w:tcPr>
            <w:tcW w:w="2120" w:type="dxa"/>
            <w:tcBorders>
              <w:top w:val="single" w:sz="4" w:space="0" w:color="C0C0C0"/>
              <w:left w:val="single" w:sz="4" w:space="0" w:color="C0C0C0"/>
              <w:bottom w:val="single" w:sz="4" w:space="0" w:color="C0C0C0"/>
              <w:right w:val="single" w:sz="4" w:space="0" w:color="C0C0C0"/>
            </w:tcBorders>
            <w:shd w:val="clear" w:color="auto" w:fill="FBF5EC"/>
            <w:tcMar>
              <w:top w:w="60" w:type="dxa"/>
              <w:left w:w="100" w:type="dxa"/>
              <w:bottom w:w="60" w:type="dxa"/>
              <w:right w:w="100" w:type="dxa"/>
            </w:tcMar>
          </w:tcPr>
          <w:p w14:paraId="776987E7" w14:textId="77777777" w:rsidR="002256B2" w:rsidRDefault="00000000">
            <w:pPr>
              <w:jc w:val="right"/>
            </w:pPr>
            <w:r>
              <w:rPr>
                <w:b/>
                <w:bCs/>
                <w:color w:val="1F3864"/>
              </w:rPr>
              <w:t>₹2,88,929</w:t>
            </w:r>
          </w:p>
        </w:tc>
        <w:tc>
          <w:tcPr>
            <w:tcW w:w="2120" w:type="dxa"/>
            <w:tcBorders>
              <w:top w:val="single" w:sz="4" w:space="0" w:color="C0C0C0"/>
              <w:left w:val="single" w:sz="4" w:space="0" w:color="C0C0C0"/>
              <w:bottom w:val="single" w:sz="4" w:space="0" w:color="C0C0C0"/>
              <w:right w:val="single" w:sz="4" w:space="0" w:color="C0C0C0"/>
            </w:tcBorders>
            <w:shd w:val="clear" w:color="auto" w:fill="FBF5EC"/>
            <w:tcMar>
              <w:top w:w="60" w:type="dxa"/>
              <w:left w:w="100" w:type="dxa"/>
              <w:bottom w:w="60" w:type="dxa"/>
              <w:right w:w="100" w:type="dxa"/>
            </w:tcMar>
          </w:tcPr>
          <w:p w14:paraId="268FB1F7" w14:textId="77777777" w:rsidR="002256B2" w:rsidRDefault="00000000">
            <w:pPr>
              <w:jc w:val="right"/>
            </w:pPr>
            <w:r>
              <w:rPr>
                <w:b/>
                <w:bCs/>
                <w:color w:val="1F3864"/>
              </w:rPr>
              <w:t>₹10,10,429</w:t>
            </w:r>
          </w:p>
        </w:tc>
      </w:tr>
      <w:tr w:rsidR="002256B2" w14:paraId="3E559168" w14:textId="77777777">
        <w:tblPrEx>
          <w:tblCellMar>
            <w:top w:w="0" w:type="dxa"/>
            <w:bottom w:w="0" w:type="dxa"/>
          </w:tblCellMar>
        </w:tblPrEx>
        <w:tc>
          <w:tcPr>
            <w:tcW w:w="300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4A14E82F" w14:textId="77777777" w:rsidR="002256B2" w:rsidRDefault="00000000">
            <w:r>
              <w:rPr>
                <w:b/>
                <w:bCs/>
                <w:sz w:val="20"/>
                <w:szCs w:val="20"/>
              </w:rPr>
              <w:t>Margin %</w:t>
            </w:r>
          </w:p>
        </w:tc>
        <w:tc>
          <w:tcPr>
            <w:tcW w:w="212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1F1C2306" w14:textId="77777777" w:rsidR="002256B2" w:rsidRDefault="00000000">
            <w:pPr>
              <w:jc w:val="right"/>
            </w:pPr>
            <w:r>
              <w:rPr>
                <w:b/>
                <w:bCs/>
                <w:color w:val="9C5A23"/>
                <w:sz w:val="20"/>
                <w:szCs w:val="20"/>
              </w:rPr>
              <w:t>31.4%</w:t>
            </w:r>
          </w:p>
        </w:tc>
        <w:tc>
          <w:tcPr>
            <w:tcW w:w="212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15786FC1" w14:textId="77777777" w:rsidR="002256B2" w:rsidRDefault="00000000">
            <w:pPr>
              <w:jc w:val="right"/>
            </w:pPr>
            <w:r>
              <w:rPr>
                <w:b/>
                <w:bCs/>
                <w:color w:val="9C5A23"/>
                <w:sz w:val="20"/>
                <w:szCs w:val="20"/>
              </w:rPr>
              <w:t>42.8%</w:t>
            </w:r>
          </w:p>
        </w:tc>
        <w:tc>
          <w:tcPr>
            <w:tcW w:w="212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4863F908" w14:textId="77777777" w:rsidR="002256B2" w:rsidRDefault="00000000">
            <w:pPr>
              <w:jc w:val="right"/>
            </w:pPr>
            <w:r>
              <w:rPr>
                <w:b/>
                <w:bCs/>
                <w:color w:val="9C5A23"/>
                <w:sz w:val="20"/>
                <w:szCs w:val="20"/>
              </w:rPr>
              <w:t>44.9%</w:t>
            </w:r>
          </w:p>
        </w:tc>
      </w:tr>
    </w:tbl>
    <w:p w14:paraId="73B81307" w14:textId="77777777" w:rsidR="002256B2" w:rsidRDefault="002256B2">
      <w:pPr>
        <w:spacing w:after="120"/>
      </w:pPr>
    </w:p>
    <w:p w14:paraId="77BEE1FC" w14:textId="77777777" w:rsidR="002256B2" w:rsidRDefault="00000000">
      <w:pPr>
        <w:spacing w:after="120"/>
      </w:pPr>
      <w:r>
        <w:rPr>
          <w:b/>
          <w:bCs/>
        </w:rPr>
        <w:t>At 1,500 jars/month the business generates ₹10L+ monthly profit on ₹22.5L revenue, with a single delivery person, no warehouse, no employees other than the rider, no platform dependency, and zero external funding. Annualised: ₹2.7 Cr revenue, ₹1.2 Cr profit.</w:t>
      </w:r>
    </w:p>
    <w:p w14:paraId="70F076DB" w14:textId="77777777" w:rsidR="002256B2" w:rsidRDefault="00000000">
      <w:r>
        <w:br w:type="page"/>
      </w:r>
    </w:p>
    <w:p w14:paraId="540CA891" w14:textId="77777777" w:rsidR="002256B2" w:rsidRDefault="00000000">
      <w:pPr>
        <w:spacing w:after="40"/>
      </w:pPr>
      <w:r>
        <w:rPr>
          <w:b/>
          <w:bCs/>
          <w:color w:val="9C5A23"/>
          <w:sz w:val="20"/>
          <w:szCs w:val="20"/>
        </w:rPr>
        <w:lastRenderedPageBreak/>
        <w:t>PART FOUR</w:t>
      </w:r>
    </w:p>
    <w:p w14:paraId="04ABAA01" w14:textId="77777777" w:rsidR="002256B2" w:rsidRDefault="00000000">
      <w:pPr>
        <w:pStyle w:val="Heading1"/>
        <w:pBdr>
          <w:bottom w:val="single" w:sz="6" w:space="4" w:color="1F3864"/>
        </w:pBdr>
      </w:pPr>
      <w:r>
        <w:t>Risks, Open Questions &amp; Next Steps</w:t>
      </w:r>
    </w:p>
    <w:p w14:paraId="48A5AE59" w14:textId="77777777" w:rsidR="002256B2" w:rsidRDefault="00000000">
      <w:pPr>
        <w:pStyle w:val="Heading2"/>
      </w:pPr>
      <w:r>
        <w:t>Key risks</w:t>
      </w:r>
    </w:p>
    <w:p w14:paraId="171E58D6" w14:textId="77777777" w:rsidR="002256B2" w:rsidRDefault="00000000">
      <w:pPr>
        <w:pStyle w:val="Heading3"/>
      </w:pPr>
      <w:r>
        <w:t>Farmer price volatility</w:t>
      </w:r>
    </w:p>
    <w:p w14:paraId="0242CEAE" w14:textId="77777777" w:rsidR="002256B2" w:rsidRDefault="00000000">
      <w:pPr>
        <w:spacing w:after="120"/>
      </w:pPr>
      <w:r>
        <w:t>₹1,100/kg is the current village rate. During wedding season (Nov–Feb) and Diwali, ghee prices in Rajasthan spike 15–25%. Mitigation: lock 2–3 core families at a fixed annual rate slightly above current market (₹1,150–1,200/kg) in exchange for guaranteed monthly offtake. The community relationship makes this negotiation possible.</w:t>
      </w:r>
    </w:p>
    <w:p w14:paraId="57FFA0E2" w14:textId="77777777" w:rsidR="002256B2" w:rsidRDefault="00000000">
      <w:pPr>
        <w:pStyle w:val="Heading3"/>
      </w:pPr>
      <w:r>
        <w:t>Batch-to-batch variance</w:t>
      </w:r>
    </w:p>
    <w:p w14:paraId="04CBD660" w14:textId="77777777" w:rsidR="002256B2" w:rsidRDefault="00000000">
      <w:pPr>
        <w:spacing w:after="120"/>
      </w:pPr>
      <w:r>
        <w:t>Because nothing is blended or standardised, taste, colour, and texture will vary by season, village, and family. This is the brand’s philosophy — but it will confuse some customers. Mitigation: the batch card on every jar must set this expectation explicitly. The pamphlet should educate on why variance is a feature, not a defect.</w:t>
      </w:r>
    </w:p>
    <w:p w14:paraId="1AEBC3F2" w14:textId="77777777" w:rsidR="002256B2" w:rsidRDefault="00000000">
      <w:pPr>
        <w:pStyle w:val="Heading3"/>
      </w:pPr>
      <w:r>
        <w:t>Gurgaon ceiling</w:t>
      </w:r>
    </w:p>
    <w:p w14:paraId="61C8CEB0" w14:textId="77777777" w:rsidR="002256B2" w:rsidRDefault="00000000">
      <w:pPr>
        <w:spacing w:after="120"/>
      </w:pPr>
      <w:r>
        <w:t>At full penetration of Gurgaon’s premium gated societies, revenue likely caps at ₹3–5 Cr/year. This is excellent for a lifestyle business generating ₹1–2 Cr annual profit. If the ambition is larger, a year-2 expansion to South Delhi and Noida is the natural next step — same buyer profile, same delivery model, one additional rider.</w:t>
      </w:r>
    </w:p>
    <w:p w14:paraId="6FAE237B" w14:textId="77777777" w:rsidR="002256B2" w:rsidRDefault="00000000">
      <w:pPr>
        <w:pStyle w:val="Heading3"/>
      </w:pPr>
      <w:r>
        <w:t>FSSAI and regulatory</w:t>
      </w:r>
    </w:p>
    <w:p w14:paraId="069414F5" w14:textId="77777777" w:rsidR="002256B2" w:rsidRDefault="00000000">
      <w:pPr>
        <w:spacing w:after="120"/>
      </w:pPr>
      <w:commentRangeStart w:id="3"/>
      <w:commentRangeStart w:id="202"/>
      <w:r>
        <w:t xml:space="preserve">Selling packaged ghee requires FSSAI registration. </w:t>
      </w:r>
      <w:del w:id="100" w:author="Claude" w:date="2026-04-18T12:00:00Z">
        <w:r>
          <w:delText>For small-batch traceable dairy, the licensing is straightforward but must be in place before the first commercial sale. Budget ₹25,000–50,000 and 4–6 weeks for registration.</w:delText>
        </w:r>
      </w:del>
      <w:ins w:id="101" w:author="Claude" w:date="2026-04-18T12:00:00Z">
        <w:r>
          <w:t>For Long Tales’ turnover band (under ₹1.5 Cr), Basic Registration is sufficient. Annual fee ₹100. Application and approval take 3–7 working days on foscos.fssai.gov.in. The 14-digit license number must appear on every jar.</w:t>
        </w:r>
      </w:ins>
      <w:commentRangeEnd w:id="202"/>
      <w:commentRangeEnd w:id="3"/>
      <w:r>
        <w:rPr>
          <w:rStyle w:val="CommentReference"/>
          <w:sz w:val="22"/>
          <w:szCs w:val="22"/>
        </w:rPr>
        <w:commentReference w:id="3"/>
      </w:r>
      <w:r>
        <w:rPr>
          <w:rStyle w:val="CommentReference"/>
          <w:sz w:val="22"/>
          <w:szCs w:val="22"/>
        </w:rPr>
        <w:commentReference w:id="202"/>
      </w:r>
    </w:p>
    <w:p w14:paraId="79F4A470" w14:textId="77777777" w:rsidR="002256B2" w:rsidRDefault="00000000">
      <w:pPr>
        <w:pStyle w:val="Heading2"/>
      </w:pPr>
      <w:r>
        <w:t>Open questions</w:t>
      </w:r>
    </w:p>
    <w:p w14:paraId="395547B0" w14:textId="77777777" w:rsidR="002256B2" w:rsidRDefault="00000000">
      <w:pPr>
        <w:pStyle w:val="ListParagraph"/>
        <w:numPr>
          <w:ilvl w:val="0"/>
          <w:numId w:val="2"/>
        </w:numPr>
        <w:spacing w:after="80"/>
      </w:pPr>
      <w:r>
        <w:t xml:space="preserve">Optimal 500g : 1kg mix for the first 100 customers. </w:t>
      </w:r>
      <w:commentRangeStart w:id="4"/>
      <w:commentRangeStart w:id="203"/>
      <w:r>
        <w:t>When to introduce the 1kg SKU? After how many reorders?</w:t>
      </w:r>
      <w:commentRangeEnd w:id="203"/>
      <w:commentRangeEnd w:id="4"/>
      <w:r>
        <w:rPr>
          <w:rStyle w:val="CommentReference"/>
          <w:sz w:val="22"/>
          <w:szCs w:val="22"/>
        </w:rPr>
        <w:commentReference w:id="4"/>
      </w:r>
      <w:r>
        <w:rPr>
          <w:rStyle w:val="CommentReference"/>
          <w:sz w:val="22"/>
          <w:szCs w:val="22"/>
        </w:rPr>
        <w:commentReference w:id="203"/>
      </w:r>
    </w:p>
    <w:p w14:paraId="17ABED1A" w14:textId="77777777" w:rsidR="002256B2" w:rsidRDefault="00000000">
      <w:pPr>
        <w:pStyle w:val="ListParagraph"/>
        <w:numPr>
          <w:ilvl w:val="0"/>
          <w:numId w:val="2"/>
        </w:numPr>
        <w:spacing w:after="80"/>
      </w:pPr>
      <w:r>
        <w:t xml:space="preserve">Seasonal pricing: </w:t>
      </w:r>
      <w:commentRangeStart w:id="5"/>
      <w:commentRangeStart w:id="204"/>
      <w:r>
        <w:t>should the MRP flex during winter (peak ghee quality) or stay fixed year-round?</w:t>
      </w:r>
      <w:commentRangeEnd w:id="204"/>
      <w:commentRangeEnd w:id="5"/>
      <w:r>
        <w:rPr>
          <w:rStyle w:val="CommentReference"/>
          <w:sz w:val="22"/>
          <w:szCs w:val="22"/>
        </w:rPr>
        <w:commentReference w:id="5"/>
      </w:r>
      <w:r>
        <w:rPr>
          <w:rStyle w:val="CommentReference"/>
          <w:sz w:val="22"/>
          <w:szCs w:val="22"/>
        </w:rPr>
        <w:commentReference w:id="204"/>
      </w:r>
    </w:p>
    <w:p w14:paraId="39B3C0D5" w14:textId="77777777" w:rsidR="002256B2" w:rsidRDefault="00000000">
      <w:pPr>
        <w:pStyle w:val="ListParagraph"/>
        <w:numPr>
          <w:ilvl w:val="0"/>
          <w:numId w:val="2"/>
        </w:numPr>
        <w:spacing w:after="80"/>
      </w:pPr>
      <w:commentRangeStart w:id="6"/>
      <w:commentRangeStart w:id="205"/>
      <w:r>
        <w:t>Festival/gifting SKU: a smaller 250g jar in premium packaging for Diwali gifting could be high-margin and build awareness. Worth exploring for Oct 2026.</w:t>
      </w:r>
      <w:commentRangeEnd w:id="205"/>
      <w:commentRangeEnd w:id="6"/>
      <w:r>
        <w:rPr>
          <w:rStyle w:val="CommentReference"/>
          <w:sz w:val="22"/>
          <w:szCs w:val="22"/>
        </w:rPr>
        <w:commentReference w:id="6"/>
      </w:r>
      <w:r>
        <w:rPr>
          <w:rStyle w:val="CommentReference"/>
          <w:sz w:val="22"/>
          <w:szCs w:val="22"/>
        </w:rPr>
        <w:commentReference w:id="205"/>
      </w:r>
    </w:p>
    <w:p w14:paraId="3FF982AC" w14:textId="77777777" w:rsidR="002256B2" w:rsidRDefault="00000000">
      <w:pPr>
        <w:pStyle w:val="ListParagraph"/>
        <w:numPr>
          <w:ilvl w:val="0"/>
          <w:numId w:val="2"/>
        </w:numPr>
        <w:spacing w:after="80"/>
        <w:rPr>
          <w:del w:id="102" w:author="Claude" w:date="2026-04-18T12:00:00Z"/>
        </w:rPr>
      </w:pPr>
      <w:commentRangeStart w:id="7"/>
      <w:commentRangeStart w:id="206"/>
      <w:del w:id="103" w:author="Claude" w:date="2026-04-18T12:00:00Z">
        <w:r>
          <w:delText>Second rider trigger: at what monthly jar volume does one rider hit capacity? Likely 400–500 jars. Plan the second hire around month 8–10.</w:delText>
        </w:r>
      </w:del>
      <w:commentRangeEnd w:id="206"/>
      <w:commentRangeEnd w:id="7"/>
      <w:r>
        <w:rPr>
          <w:rStyle w:val="CommentReference"/>
          <w:sz w:val="22"/>
          <w:szCs w:val="22"/>
        </w:rPr>
        <w:commentReference w:id="7"/>
      </w:r>
      <w:r>
        <w:rPr>
          <w:rStyle w:val="CommentReference"/>
          <w:sz w:val="22"/>
          <w:szCs w:val="22"/>
        </w:rPr>
        <w:commentReference w:id="206"/>
      </w:r>
    </w:p>
    <w:p w14:paraId="6216CB69" w14:textId="77777777" w:rsidR="002256B2" w:rsidRDefault="00000000">
      <w:pPr>
        <w:pStyle w:val="Heading2"/>
      </w:pPr>
      <w:r>
        <w:t>Immediate next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2256B2" w14:paraId="6146FEDE" w14:textId="77777777">
        <w:tblPrEx>
          <w:tblCellMar>
            <w:top w:w="0" w:type="dxa"/>
            <w:bottom w:w="0" w:type="dxa"/>
          </w:tblCellMar>
        </w:tblPrEx>
        <w:tc>
          <w:tcPr>
            <w:tcW w:w="600" w:type="dxa"/>
            <w:tcBorders>
              <w:top w:val="single" w:sz="4" w:space="0" w:color="C0C0C0"/>
              <w:left w:val="single" w:sz="4" w:space="0" w:color="C0C0C0"/>
              <w:bottom w:val="single" w:sz="4" w:space="0" w:color="C0C0C0"/>
              <w:right w:val="single" w:sz="4" w:space="0" w:color="C0C0C0"/>
            </w:tcBorders>
            <w:shd w:val="clear" w:color="auto" w:fill="FBF5EC"/>
            <w:tcMar>
              <w:top w:w="60" w:type="dxa"/>
              <w:left w:w="100" w:type="dxa"/>
              <w:bottom w:w="60" w:type="dxa"/>
              <w:right w:w="100" w:type="dxa"/>
            </w:tcMar>
          </w:tcPr>
          <w:p w14:paraId="1F866D90" w14:textId="77777777" w:rsidR="002256B2" w:rsidRDefault="00000000">
            <w:pPr>
              <w:jc w:val="center"/>
            </w:pPr>
            <w:r>
              <w:rPr>
                <w:b/>
                <w:bCs/>
                <w:color w:val="9C5A23"/>
                <w:sz w:val="20"/>
                <w:szCs w:val="20"/>
              </w:rPr>
              <w:t>1</w:t>
            </w:r>
          </w:p>
        </w:tc>
        <w:tc>
          <w:tcPr>
            <w:tcW w:w="876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0325EECE" w14:textId="77777777" w:rsidR="002256B2" w:rsidRDefault="00000000">
            <w:r>
              <w:rPr>
                <w:sz w:val="20"/>
                <w:szCs w:val="20"/>
              </w:rPr>
              <w:t>FSSAI registration. Start immediately. 4–6 weeks.</w:t>
            </w:r>
          </w:p>
        </w:tc>
      </w:tr>
      <w:tr w:rsidR="002256B2" w14:paraId="38E1E410" w14:textId="77777777">
        <w:tblPrEx>
          <w:tblCellMar>
            <w:top w:w="0" w:type="dxa"/>
            <w:bottom w:w="0" w:type="dxa"/>
          </w:tblCellMar>
        </w:tblPrEx>
        <w:tc>
          <w:tcPr>
            <w:tcW w:w="600" w:type="dxa"/>
            <w:tcBorders>
              <w:top w:val="single" w:sz="4" w:space="0" w:color="C0C0C0"/>
              <w:left w:val="single" w:sz="4" w:space="0" w:color="C0C0C0"/>
              <w:bottom w:val="single" w:sz="4" w:space="0" w:color="C0C0C0"/>
              <w:right w:val="single" w:sz="4" w:space="0" w:color="C0C0C0"/>
            </w:tcBorders>
            <w:shd w:val="clear" w:color="auto" w:fill="FBF5EC"/>
            <w:tcMar>
              <w:top w:w="60" w:type="dxa"/>
              <w:left w:w="100" w:type="dxa"/>
              <w:bottom w:w="60" w:type="dxa"/>
              <w:right w:w="100" w:type="dxa"/>
            </w:tcMar>
          </w:tcPr>
          <w:p w14:paraId="7BAC8707" w14:textId="77777777" w:rsidR="002256B2" w:rsidRDefault="00000000">
            <w:pPr>
              <w:jc w:val="center"/>
            </w:pPr>
            <w:r>
              <w:rPr>
                <w:b/>
                <w:bCs/>
                <w:color w:val="9C5A23"/>
                <w:sz w:val="20"/>
                <w:szCs w:val="20"/>
              </w:rPr>
              <w:t>2</w:t>
            </w:r>
          </w:p>
        </w:tc>
        <w:tc>
          <w:tcPr>
            <w:tcW w:w="876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24C51C78" w14:textId="77777777" w:rsidR="002256B2" w:rsidRDefault="00000000">
            <w:r>
              <w:rPr>
                <w:sz w:val="20"/>
                <w:szCs w:val="20"/>
              </w:rPr>
              <w:t>Lock sourcing: confirm 2–3 Meena families across Karauli and Alwar for monthly ghee supply. Agree a price and minimum batch size.</w:t>
            </w:r>
          </w:p>
        </w:tc>
      </w:tr>
      <w:tr w:rsidR="002256B2" w14:paraId="59582B48" w14:textId="77777777">
        <w:tblPrEx>
          <w:tblCellMar>
            <w:top w:w="0" w:type="dxa"/>
            <w:bottom w:w="0" w:type="dxa"/>
          </w:tblCellMar>
        </w:tblPrEx>
        <w:tc>
          <w:tcPr>
            <w:tcW w:w="600" w:type="dxa"/>
            <w:tcBorders>
              <w:top w:val="single" w:sz="4" w:space="0" w:color="C0C0C0"/>
              <w:left w:val="single" w:sz="4" w:space="0" w:color="C0C0C0"/>
              <w:bottom w:val="single" w:sz="4" w:space="0" w:color="C0C0C0"/>
              <w:right w:val="single" w:sz="4" w:space="0" w:color="C0C0C0"/>
            </w:tcBorders>
            <w:shd w:val="clear" w:color="auto" w:fill="FBF5EC"/>
            <w:tcMar>
              <w:top w:w="60" w:type="dxa"/>
              <w:left w:w="100" w:type="dxa"/>
              <w:bottom w:w="60" w:type="dxa"/>
              <w:right w:w="100" w:type="dxa"/>
            </w:tcMar>
          </w:tcPr>
          <w:p w14:paraId="4CF703B1" w14:textId="77777777" w:rsidR="002256B2" w:rsidRDefault="00000000">
            <w:pPr>
              <w:jc w:val="center"/>
            </w:pPr>
            <w:r>
              <w:rPr>
                <w:b/>
                <w:bCs/>
                <w:color w:val="9C5A23"/>
                <w:sz w:val="20"/>
                <w:szCs w:val="20"/>
              </w:rPr>
              <w:lastRenderedPageBreak/>
              <w:t>3</w:t>
            </w:r>
          </w:p>
        </w:tc>
        <w:tc>
          <w:tcPr>
            <w:tcW w:w="876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3B557AE3" w14:textId="77777777" w:rsidR="002256B2" w:rsidRDefault="00000000">
            <w:r>
              <w:rPr>
                <w:sz w:val="20"/>
                <w:szCs w:val="20"/>
              </w:rPr>
              <w:t>Finalise packaging: source 500g glass jars in bulk (minimum 200–500 pcs). Design label and batch card. Print pamphlets.</w:t>
            </w:r>
          </w:p>
        </w:tc>
      </w:tr>
      <w:tr w:rsidR="002256B2" w14:paraId="15F41F8B" w14:textId="77777777">
        <w:tblPrEx>
          <w:tblCellMar>
            <w:top w:w="0" w:type="dxa"/>
            <w:bottom w:w="0" w:type="dxa"/>
          </w:tblCellMar>
        </w:tblPrEx>
        <w:tc>
          <w:tcPr>
            <w:tcW w:w="600" w:type="dxa"/>
            <w:tcBorders>
              <w:top w:val="single" w:sz="4" w:space="0" w:color="C0C0C0"/>
              <w:left w:val="single" w:sz="4" w:space="0" w:color="C0C0C0"/>
              <w:bottom w:val="single" w:sz="4" w:space="0" w:color="C0C0C0"/>
              <w:right w:val="single" w:sz="4" w:space="0" w:color="C0C0C0"/>
            </w:tcBorders>
            <w:shd w:val="clear" w:color="auto" w:fill="FBF5EC"/>
            <w:tcMar>
              <w:top w:w="60" w:type="dxa"/>
              <w:left w:w="100" w:type="dxa"/>
              <w:bottom w:w="60" w:type="dxa"/>
              <w:right w:w="100" w:type="dxa"/>
            </w:tcMar>
          </w:tcPr>
          <w:p w14:paraId="26815AAD" w14:textId="77777777" w:rsidR="002256B2" w:rsidRDefault="00000000">
            <w:pPr>
              <w:jc w:val="center"/>
            </w:pPr>
            <w:r>
              <w:rPr>
                <w:b/>
                <w:bCs/>
                <w:color w:val="9C5A23"/>
                <w:sz w:val="20"/>
                <w:szCs w:val="20"/>
              </w:rPr>
              <w:t>4</w:t>
            </w:r>
          </w:p>
        </w:tc>
        <w:tc>
          <w:tcPr>
            <w:tcW w:w="876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4B805971" w14:textId="77777777" w:rsidR="002256B2" w:rsidRDefault="00000000">
            <w:r>
              <w:rPr>
                <w:sz w:val="20"/>
                <w:szCs w:val="20"/>
              </w:rPr>
              <w:t>Pilot batch: 50 jars. Distribute 30 as samples (20g each from separate stock) across one gated society. Sell remaining 20 as first orders. Iterate on delivery flow, WhatsApp ordering, and batch card format.</w:t>
            </w:r>
          </w:p>
        </w:tc>
      </w:tr>
      <w:tr w:rsidR="002256B2" w14:paraId="16C6D584" w14:textId="77777777">
        <w:tblPrEx>
          <w:tblCellMar>
            <w:top w:w="0" w:type="dxa"/>
            <w:bottom w:w="0" w:type="dxa"/>
          </w:tblCellMar>
        </w:tblPrEx>
        <w:tc>
          <w:tcPr>
            <w:tcW w:w="600" w:type="dxa"/>
            <w:tcBorders>
              <w:top w:val="single" w:sz="4" w:space="0" w:color="C0C0C0"/>
              <w:left w:val="single" w:sz="4" w:space="0" w:color="C0C0C0"/>
              <w:bottom w:val="single" w:sz="4" w:space="0" w:color="C0C0C0"/>
              <w:right w:val="single" w:sz="4" w:space="0" w:color="C0C0C0"/>
            </w:tcBorders>
            <w:shd w:val="clear" w:color="auto" w:fill="FBF5EC"/>
            <w:tcMar>
              <w:top w:w="60" w:type="dxa"/>
              <w:left w:w="100" w:type="dxa"/>
              <w:bottom w:w="60" w:type="dxa"/>
              <w:right w:w="100" w:type="dxa"/>
            </w:tcMar>
          </w:tcPr>
          <w:p w14:paraId="516AC2A7" w14:textId="77777777" w:rsidR="002256B2" w:rsidRDefault="00000000">
            <w:pPr>
              <w:jc w:val="center"/>
            </w:pPr>
            <w:r>
              <w:rPr>
                <w:b/>
                <w:bCs/>
                <w:color w:val="9C5A23"/>
                <w:sz w:val="20"/>
                <w:szCs w:val="20"/>
              </w:rPr>
              <w:t>5</w:t>
            </w:r>
          </w:p>
        </w:tc>
        <w:tc>
          <w:tcPr>
            <w:tcW w:w="876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07BA727D" w14:textId="77777777" w:rsidR="002256B2" w:rsidRDefault="00000000">
            <w:r>
              <w:rPr>
                <w:sz w:val="20"/>
                <w:szCs w:val="20"/>
              </w:rPr>
              <w:t>Scale to 3 societies by month 2, 6 by month 3. Track conversion rate, reorder rate, and society word-of-mouth velocity.</w:t>
            </w:r>
          </w:p>
        </w:tc>
      </w:tr>
      <w:tr w:rsidR="002256B2" w14:paraId="742FB6E8" w14:textId="77777777">
        <w:tblPrEx>
          <w:tblCellMar>
            <w:top w:w="0" w:type="dxa"/>
            <w:bottom w:w="0" w:type="dxa"/>
          </w:tblCellMar>
        </w:tblPrEx>
        <w:tc>
          <w:tcPr>
            <w:tcW w:w="600" w:type="dxa"/>
            <w:tcBorders>
              <w:top w:val="single" w:sz="4" w:space="0" w:color="C0C0C0"/>
              <w:left w:val="single" w:sz="4" w:space="0" w:color="C0C0C0"/>
              <w:bottom w:val="single" w:sz="4" w:space="0" w:color="C0C0C0"/>
              <w:right w:val="single" w:sz="4" w:space="0" w:color="C0C0C0"/>
            </w:tcBorders>
            <w:shd w:val="clear" w:color="auto" w:fill="FBF5EC"/>
            <w:tcMar>
              <w:top w:w="60" w:type="dxa"/>
              <w:left w:w="100" w:type="dxa"/>
              <w:bottom w:w="60" w:type="dxa"/>
              <w:right w:w="100" w:type="dxa"/>
            </w:tcMar>
          </w:tcPr>
          <w:p w14:paraId="64F9F3F4" w14:textId="77777777" w:rsidR="002256B2" w:rsidRDefault="00000000">
            <w:pPr>
              <w:jc w:val="center"/>
            </w:pPr>
            <w:r>
              <w:rPr>
                <w:b/>
                <w:bCs/>
                <w:color w:val="9C5A23"/>
                <w:sz w:val="20"/>
                <w:szCs w:val="20"/>
              </w:rPr>
              <w:t>6</w:t>
            </w:r>
          </w:p>
        </w:tc>
        <w:tc>
          <w:tcPr>
            <w:tcW w:w="876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6410D106" w14:textId="77777777" w:rsidR="002256B2" w:rsidRDefault="00000000">
            <w:r>
              <w:rPr>
                <w:sz w:val="20"/>
                <w:szCs w:val="20"/>
              </w:rPr>
              <w:t>Introduce 1kg SKU at ₹2,800 once you have 30+ repeat customers (likely month 3–4).</w:t>
            </w:r>
          </w:p>
        </w:tc>
      </w:tr>
      <w:tr w:rsidR="002256B2" w14:paraId="64C59F34" w14:textId="77777777">
        <w:tblPrEx>
          <w:tblCellMar>
            <w:top w:w="0" w:type="dxa"/>
            <w:bottom w:w="0" w:type="dxa"/>
          </w:tblCellMar>
        </w:tblPrEx>
        <w:tc>
          <w:tcPr>
            <w:tcW w:w="600" w:type="dxa"/>
            <w:tcBorders>
              <w:top w:val="single" w:sz="4" w:space="0" w:color="C0C0C0"/>
              <w:left w:val="single" w:sz="4" w:space="0" w:color="C0C0C0"/>
              <w:bottom w:val="single" w:sz="4" w:space="0" w:color="C0C0C0"/>
              <w:right w:val="single" w:sz="4" w:space="0" w:color="C0C0C0"/>
            </w:tcBorders>
            <w:shd w:val="clear" w:color="auto" w:fill="FBF5EC"/>
            <w:tcMar>
              <w:top w:w="60" w:type="dxa"/>
              <w:left w:w="100" w:type="dxa"/>
              <w:bottom w:w="60" w:type="dxa"/>
              <w:right w:w="100" w:type="dxa"/>
            </w:tcMar>
          </w:tcPr>
          <w:p w14:paraId="6588D96A" w14:textId="77777777" w:rsidR="002256B2" w:rsidRDefault="00000000">
            <w:pPr>
              <w:jc w:val="center"/>
            </w:pPr>
            <w:r>
              <w:rPr>
                <w:b/>
                <w:bCs/>
                <w:color w:val="9C5A23"/>
                <w:sz w:val="20"/>
                <w:szCs w:val="20"/>
              </w:rPr>
              <w:t>7</w:t>
            </w:r>
          </w:p>
        </w:tc>
        <w:tc>
          <w:tcPr>
            <w:tcW w:w="8760" w:type="dxa"/>
            <w:tcBorders>
              <w:top w:val="single" w:sz="4" w:space="0" w:color="C0C0C0"/>
              <w:left w:val="single" w:sz="4" w:space="0" w:color="C0C0C0"/>
              <w:bottom w:val="single" w:sz="4" w:space="0" w:color="C0C0C0"/>
              <w:right w:val="single" w:sz="4" w:space="0" w:color="C0C0C0"/>
            </w:tcBorders>
            <w:tcMar>
              <w:top w:w="60" w:type="dxa"/>
              <w:left w:w="100" w:type="dxa"/>
              <w:bottom w:w="60" w:type="dxa"/>
              <w:right w:w="100" w:type="dxa"/>
            </w:tcMar>
          </w:tcPr>
          <w:p w14:paraId="4E09B084" w14:textId="77777777" w:rsidR="002256B2" w:rsidRDefault="00000000">
            <w:r>
              <w:rPr>
                <w:sz w:val="20"/>
                <w:szCs w:val="20"/>
              </w:rPr>
              <w:t>Evaluate Diwali gifting opportunity (250g premium jar) by August 2026.</w:t>
            </w:r>
          </w:p>
        </w:tc>
      </w:tr>
    </w:tbl>
    <w:p w14:paraId="0C797346" w14:textId="77777777" w:rsidR="002256B2" w:rsidRDefault="002256B2">
      <w:pPr>
        <w:spacing w:after="120"/>
      </w:pPr>
    </w:p>
    <w:p w14:paraId="2A47EEB1" w14:textId="77777777" w:rsidR="002256B2" w:rsidRDefault="002256B2">
      <w:pPr>
        <w:spacing w:after="120"/>
      </w:pPr>
    </w:p>
    <w:p w14:paraId="249CC0DD" w14:textId="77777777" w:rsidR="002256B2" w:rsidRDefault="00000000">
      <w:pPr>
        <w:pBdr>
          <w:top w:val="single" w:sz="4" w:space="8" w:color="9C5A23"/>
        </w:pBdr>
        <w:spacing w:before="400"/>
        <w:jc w:val="center"/>
      </w:pPr>
      <w:r>
        <w:rPr>
          <w:rFonts w:ascii="Georgia" w:eastAsia="Georgia" w:hAnsi="Georgia" w:cs="Georgia"/>
          <w:i/>
          <w:iCs/>
          <w:color w:val="9C5A23"/>
        </w:rPr>
        <w:t>Long Tales  ·  Ghee with a story worth telling.</w:t>
      </w:r>
    </w:p>
    <w:p w14:paraId="2C9F997B" w14:textId="77777777" w:rsidR="002256B2" w:rsidRDefault="002256B2">
      <w:pPr>
        <w:spacing w:after="120"/>
      </w:pPr>
    </w:p>
    <w:p w14:paraId="01CFCA32" w14:textId="77777777" w:rsidR="002256B2" w:rsidRDefault="00000000">
      <w:pPr>
        <w:jc w:val="center"/>
      </w:pPr>
      <w:r>
        <w:rPr>
          <w:i/>
          <w:iCs/>
          <w:color w:val="595959"/>
          <w:sz w:val="16"/>
          <w:szCs w:val="16"/>
        </w:rPr>
        <w:t>Sources: Inc42, Startup Pedia, Tracxn, CB Insights, Mint, Entrepreneur India, IMARC, Mordor Intelligence, company websites and marketplace listings. Revenue and pricing figures as of FY24–FY25. Prices as of April 2026.</w:t>
      </w:r>
    </w:p>
    <w:sectPr w:rsidR="002256B2">
      <w:headerReference w:type="default" r:id="rId11"/>
      <w:footerReference w:type="default" r:id="rId12"/>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ourabh Meena" w:date="2026-04-18T11:28:00Z" w:initials="SM">
    <w:p w14:paraId="51C2A90C" w14:textId="77777777" w:rsidR="00695720" w:rsidRDefault="00695720" w:rsidP="00695720">
      <w:pPr>
        <w:pStyle w:val="CommentText"/>
      </w:pPr>
      <w:r>
        <w:rPr>
          <w:rStyle w:val="CommentReference"/>
        </w:rPr>
        <w:annotationRef/>
      </w:r>
      <w:r>
        <w:t>Replace these numbers to USD</w:t>
      </w:r>
    </w:p>
  </w:comment>
  <w:comment w:id="1" w:author="Sourabh Meena" w:date="2026-04-18T11:29:00Z" w:initials="SM">
    <w:p w14:paraId="16A3155C" w14:textId="77777777" w:rsidR="00695720" w:rsidRDefault="00695720" w:rsidP="00695720">
      <w:pPr>
        <w:pStyle w:val="CommentText"/>
      </w:pPr>
      <w:r>
        <w:rPr>
          <w:rStyle w:val="CommentReference"/>
        </w:rPr>
        <w:annotationRef/>
      </w:r>
      <w:r>
        <w:t>Is this even a dimension that even matters?</w:t>
      </w:r>
    </w:p>
  </w:comment>
  <w:comment w:id="2" w:author="Sourabh Meena" w:date="2026-04-18T11:35:00Z" w:initials="SM">
    <w:p w14:paraId="2C0B2076" w14:textId="77777777" w:rsidR="008651AC" w:rsidRDefault="008651AC" w:rsidP="008651AC">
      <w:pPr>
        <w:pStyle w:val="CommentText"/>
      </w:pPr>
      <w:r>
        <w:rPr>
          <w:rStyle w:val="CommentReference"/>
        </w:rPr>
        <w:annotationRef/>
      </w:r>
      <w:r>
        <w:t>Need to understand how this will work. Research required. Claude, put it in to-do [instruction]</w:t>
      </w:r>
    </w:p>
  </w:comment>
  <w:comment w:id="3" w:author="Sourabh Meena" w:date="2026-04-18T11:37:00Z" w:initials="SM">
    <w:p w14:paraId="3284ED13" w14:textId="77777777" w:rsidR="008651AC" w:rsidRDefault="008651AC" w:rsidP="008651AC">
      <w:pPr>
        <w:pStyle w:val="CommentText"/>
      </w:pPr>
      <w:r>
        <w:rPr>
          <w:rStyle w:val="CommentReference"/>
        </w:rPr>
        <w:annotationRef/>
      </w:r>
      <w:r>
        <w:t>What does it mean?</w:t>
      </w:r>
    </w:p>
  </w:comment>
  <w:comment w:id="4" w:author="Sourabh Meena" w:date="2026-04-18T11:37:00Z" w:initials="SM">
    <w:p w14:paraId="1BCC1F4A" w14:textId="77777777" w:rsidR="008651AC" w:rsidRDefault="008651AC" w:rsidP="008651AC">
      <w:pPr>
        <w:pStyle w:val="CommentText"/>
      </w:pPr>
      <w:r>
        <w:rPr>
          <w:rStyle w:val="CommentReference"/>
        </w:rPr>
        <w:annotationRef/>
      </w:r>
      <w:r>
        <w:t xml:space="preserve">When we have repeat orders from same customer. Atleast 2 prior orders. </w:t>
      </w:r>
    </w:p>
  </w:comment>
  <w:comment w:id="5" w:author="Sourabh Meena" w:date="2026-04-18T11:37:00Z" w:initials="SM">
    <w:p w14:paraId="79B084C7" w14:textId="77777777" w:rsidR="008651AC" w:rsidRDefault="008651AC" w:rsidP="008651AC">
      <w:pPr>
        <w:pStyle w:val="CommentText"/>
      </w:pPr>
      <w:r>
        <w:rPr>
          <w:rStyle w:val="CommentReference"/>
        </w:rPr>
        <w:annotationRef/>
      </w:r>
      <w:r>
        <w:t>Should be there</w:t>
      </w:r>
    </w:p>
  </w:comment>
  <w:comment w:id="6" w:author="Sourabh Meena" w:date="2026-04-18T11:38:00Z" w:initials="SM">
    <w:p w14:paraId="624E02CA" w14:textId="77777777" w:rsidR="008651AC" w:rsidRDefault="008651AC" w:rsidP="008651AC">
      <w:pPr>
        <w:pStyle w:val="CommentText"/>
      </w:pPr>
      <w:r>
        <w:rPr>
          <w:rStyle w:val="CommentReference"/>
        </w:rPr>
        <w:annotationRef/>
      </w:r>
      <w:r>
        <w:t xml:space="preserve">Not a core SKU. Can be just a marketing play. </w:t>
      </w:r>
    </w:p>
  </w:comment>
  <w:comment w:id="7" w:author="Sourabh Meena" w:date="2026-04-18T11:38:00Z" w:initials="SM">
    <w:p w14:paraId="5DFF171C" w14:textId="77777777" w:rsidR="008651AC" w:rsidRDefault="008651AC" w:rsidP="008651AC">
      <w:pPr>
        <w:pStyle w:val="CommentText"/>
      </w:pPr>
      <w:r>
        <w:rPr>
          <w:rStyle w:val="CommentReference"/>
        </w:rPr>
        <w:annotationRef/>
      </w:r>
      <w:r>
        <w:t>Irrelevant for now.</w:t>
      </w:r>
    </w:p>
  </w:comment>
  <w:comment w:id="200" w:author="Claude" w:date="2026-04-18T06:34:56Z" w:initials="C">
    <w:p w14:paraId="57D1EB3F" w14:textId="77777777">
      <w:r>
        <w:rPr>
          <w:rStyle w:val="CommentReference"/>
        </w:rPr>
        <w:annotationRef/>
      </w:r>
      <w:r>
        <w:rPr>
          <w:color w:val="000000"/>
          <w:sz w:val="20"/>
          <w:szCs w:val="20"/>
        </w:rPr>
        <w:t>Leaving the number as-is. You're right that $4–5B is branded-only; the ₹3.48T figure is plausible for total market including loose and home-produced. Flagged for primary-source verification before any external use.</w:t>
      </w:r>
    </w:p>
  </w:comment>
  <w:comment w:id="201" w:author="Claude" w:date="2026-04-18T06:34:56Z" w:initials="C">
    <w:p w14:paraId="5FE5AF68" w14:textId="77777777">
      <w:r>
        <w:rPr>
          <w:rStyle w:val="CommentReference"/>
        </w:rPr>
        <w:annotationRef/>
      </w:r>
      <w:r>
        <w:rPr>
          <w:color w:val="000000"/>
          <w:sz w:val="20"/>
          <w:szCs w:val="20"/>
        </w:rPr>
        <w:t>Added to TODO under 'Things to verify'.</w:t>
      </w:r>
    </w:p>
  </w:comment>
  <w:comment w:id="202" w:author="Claude" w:date="2026-04-18T06:34:56Z" w:initials="C">
    <w:p w14:paraId="57B26855" w14:textId="77777777">
      <w:r>
        <w:rPr>
          <w:rStyle w:val="CommentReference"/>
        </w:rPr>
        <w:annotationRef/>
      </w:r>
      <w:r>
        <w:rPr>
          <w:color w:val="000000"/>
          <w:sz w:val="20"/>
          <w:szCs w:val="20"/>
        </w:rPr>
        <w:t>Replaced with accurate Basic Registration details: ₹100/year, 3–7 working days on foscos.fssai.gov.in.</w:t>
      </w:r>
    </w:p>
  </w:comment>
  <w:comment w:id="203" w:author="Claude" w:date="2026-04-18T06:34:56Z" w:initials="C">
    <w:p w14:paraId="04AA8D44" w14:textId="77777777">
      <w:r>
        <w:rPr>
          <w:rStyle w:val="CommentReference"/>
        </w:rPr>
        <w:annotationRef/>
      </w:r>
      <w:r>
        <w:rPr>
          <w:color w:val="000000"/>
          <w:sz w:val="20"/>
          <w:szCs w:val="20"/>
        </w:rPr>
        <w:t>Captured your rule: rider upsells 1kg at delivery on the 3rd order from a given customer. Parked in Strategy/parked.md.</w:t>
      </w:r>
    </w:p>
  </w:comment>
  <w:comment w:id="204" w:author="Claude" w:date="2026-04-18T06:34:56Z" w:initials="C">
    <w:p w14:paraId="243B65CC" w14:textId="77777777">
      <w:r>
        <w:rPr>
          <w:rStyle w:val="CommentReference"/>
        </w:rPr>
        <w:annotationRef/>
      </w:r>
      <w:r>
        <w:rPr>
          <w:color w:val="000000"/>
          <w:sz w:val="20"/>
          <w:szCs w:val="20"/>
        </w:rPr>
        <w:t>Winter flex direction noted. Target: ₹150–200 premium on Dec–Feb jars, labelled 'Winter batch' on the card. Parked in Strategy/parked.md.</w:t>
      </w:r>
    </w:p>
  </w:comment>
  <w:comment w:id="205" w:author="Claude" w:date="2026-04-18T06:34:56Z" w:initials="C">
    <w:p w14:paraId="204BD87F" w14:textId="77777777">
      <w:r>
        <w:rPr>
          <w:rStyle w:val="CommentReference"/>
        </w:rPr>
        <w:annotationRef/>
      </w:r>
      <w:r>
        <w:rPr>
          <w:color w:val="000000"/>
          <w:sz w:val="20"/>
          <w:szCs w:val="20"/>
        </w:rPr>
        <w:t>Reframed as marketing play, not a core SKU. Parked in Strategy/parked.md.</w:t>
      </w:r>
    </w:p>
  </w:comment>
  <w:comment w:id="206" w:author="Claude" w:date="2026-04-18T06:34:56Z" w:initials="C">
    <w:p w14:paraId="189BFBA5" w14:textId="77777777">
      <w:r>
        <w:rPr>
          <w:rStyle w:val="CommentReference"/>
        </w:rPr>
        <w:annotationRef/>
      </w:r>
      <w:r>
        <w:rPr>
          <w:color w:val="000000"/>
          <w:sz w:val="20"/>
          <w:szCs w:val="20"/>
        </w:rPr>
        <w:t>Dropped from note via tracked deletion. Placeholder kept in TODO under 'Strategy and future'.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C2A90C" w15:done="0"/>
  <w15:commentEx w15:paraId="16A3155C" w15:done="0"/>
  <w15:commentEx w15:paraId="2C0B2076" w15:done="0"/>
  <w15:commentEx w15:paraId="3284ED13" w15:done="0"/>
  <w15:commentEx w15:paraId="1BCC1F4A" w15:done="0"/>
  <w15:commentEx w15:paraId="79B084C7" w15:done="0"/>
  <w15:commentEx w15:paraId="624E02CA" w15:done="0"/>
  <w15:commentEx w15:paraId="5DFF171C" w15:done="0"/>
  <w15:commentEx w15:paraId="57D1EB3F" w15:paraIdParent="51C2A90C" w15:done="0"/>
  <w15:commentEx w15:paraId="5FE5AF68" w15:paraIdParent="2C0B2076" w15:done="0"/>
  <w15:commentEx w15:paraId="57B26855" w15:paraIdParent="3284ED13" w15:done="0"/>
  <w15:commentEx w15:paraId="04AA8D44" w15:paraIdParent="1BCC1F4A" w15:done="0"/>
  <w15:commentEx w15:paraId="243B65CC" w15:paraIdParent="79B084C7" w15:done="0"/>
  <w15:commentEx w15:paraId="204BD87F" w15:paraIdParent="624E02CA" w15:done="0"/>
  <w15:commentEx w15:paraId="189BFBA5" w15:paraIdParent="5DFF171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CB8252B" w16cex:dateUtc="2026-04-18T05:58:00Z"/>
  <w16cex:commentExtensible w16cex:durableId="23602FE8" w16cex:dateUtc="2026-04-18T05:59:00Z"/>
  <w16cex:commentExtensible w16cex:durableId="7A22D1F2" w16cex:dateUtc="2026-04-18T06:05:00Z"/>
  <w16cex:commentExtensible w16cex:durableId="7AA0BB76" w16cex:dateUtc="2026-04-18T06:07:00Z"/>
  <w16cex:commentExtensible w16cex:durableId="3063E57D" w16cex:dateUtc="2026-04-18T06:07:00Z"/>
  <w16cex:commentExtensible w16cex:durableId="6E94F004" w16cex:dateUtc="2026-04-18T06:07:00Z"/>
  <w16cex:commentExtensible w16cex:durableId="0B3AD25A" w16cex:dateUtc="2026-04-18T06:08:00Z"/>
  <w16cex:commentExtensible w16cex:durableId="6AC78A33" w16cex:dateUtc="2026-04-18T06:08:00Z"/>
  <w16cex:commentExtensible w16cex:durableId="1BF56C33" w16cex:dateUtc="2026-04-18T06:34:56Z"/>
  <w16cex:commentExtensible w16cex:durableId="64E7DE3E" w16cex:dateUtc="2026-04-18T06:34:56Z"/>
  <w16cex:commentExtensible w16cex:durableId="1DF24763" w16cex:dateUtc="2026-04-18T06:34:56Z"/>
  <w16cex:commentExtensible w16cex:durableId="5665338B" w16cex:dateUtc="2026-04-18T06:34:56Z"/>
  <w16cex:commentExtensible w16cex:durableId="792BCB35" w16cex:dateUtc="2026-04-18T06:34:56Z"/>
  <w16cex:commentExtensible w16cex:durableId="5DC745EA" w16cex:dateUtc="2026-04-18T06:34:56Z"/>
  <w16cex:commentExtensible w16cex:durableId="5781AC2A" w16cex:dateUtc="2026-04-18T06:34:56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C2A90C" w16cid:durableId="1CB8252B"/>
  <w16cid:commentId w16cid:paraId="16A3155C" w16cid:durableId="23602FE8"/>
  <w16cid:commentId w16cid:paraId="2C0B2076" w16cid:durableId="7A22D1F2"/>
  <w16cid:commentId w16cid:paraId="3284ED13" w16cid:durableId="7AA0BB76"/>
  <w16cid:commentId w16cid:paraId="1BCC1F4A" w16cid:durableId="3063E57D"/>
  <w16cid:commentId w16cid:paraId="79B084C7" w16cid:durableId="6E94F004"/>
  <w16cid:commentId w16cid:paraId="624E02CA" w16cid:durableId="0B3AD25A"/>
  <w16cid:commentId w16cid:paraId="5DFF171C" w16cid:durableId="6AC78A33"/>
  <w16cid:commentId w16cid:paraId="57D1EB3F" w16cid:durableId="1BF56C33"/>
  <w16cid:commentId w16cid:paraId="5FE5AF68" w16cid:durableId="64E7DE3E"/>
  <w16cid:commentId w16cid:paraId="57B26855" w16cid:durableId="1DF24763"/>
  <w16cid:commentId w16cid:paraId="04AA8D44" w16cid:durableId="5665338B"/>
  <w16cid:commentId w16cid:paraId="243B65CC" w16cid:durableId="792BCB35"/>
  <w16cid:commentId w16cid:paraId="204BD87F" w16cid:durableId="5DC745EA"/>
  <w16cid:commentId w16cid:paraId="189BFBA5" w16cid:durableId="5781AC2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25AE6" w14:textId="77777777" w:rsidR="00324B59" w:rsidRDefault="00324B59">
      <w:r>
        <w:separator/>
      </w:r>
    </w:p>
  </w:endnote>
  <w:endnote w:type="continuationSeparator" w:id="0">
    <w:p w14:paraId="35D10B40" w14:textId="77777777" w:rsidR="00324B59" w:rsidRDefault="00324B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F90F2" w14:textId="77777777" w:rsidR="002256B2"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695720">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56ACC" w14:textId="77777777" w:rsidR="00324B59" w:rsidRDefault="00324B59">
      <w:r>
        <w:separator/>
      </w:r>
    </w:p>
  </w:footnote>
  <w:footnote w:type="continuationSeparator" w:id="0">
    <w:p w14:paraId="1E1B9544" w14:textId="77777777" w:rsidR="00324B59" w:rsidRDefault="00324B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998B2" w14:textId="77777777" w:rsidR="002256B2" w:rsidRDefault="00000000">
    <w:pPr>
      <w:jc w:val="right"/>
    </w:pPr>
    <w:r>
      <w:rPr>
        <w:rFonts w:ascii="Georgia" w:eastAsia="Georgia" w:hAnsi="Georgia" w:cs="Georgia"/>
        <w:i/>
        <w:iCs/>
        <w:color w:val="999999"/>
        <w:sz w:val="16"/>
        <w:szCs w:val="16"/>
      </w:rPr>
      <w:t>Long Tales  |  Concept + Competitive Research  |  April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472DA2"/>
    <w:multiLevelType w:val="hybridMultilevel"/>
    <w:tmpl w:val="F25C32B6"/>
    <w:lvl w:ilvl="0" w:tplc="E3EA08F8">
      <w:start w:val="1"/>
      <w:numFmt w:val="bullet"/>
      <w:lvlText w:val="●"/>
      <w:lvlJc w:val="left"/>
      <w:pPr>
        <w:ind w:left="720" w:hanging="360"/>
      </w:pPr>
    </w:lvl>
    <w:lvl w:ilvl="1" w:tplc="81401AF4">
      <w:start w:val="1"/>
      <w:numFmt w:val="bullet"/>
      <w:lvlText w:val="○"/>
      <w:lvlJc w:val="left"/>
      <w:pPr>
        <w:ind w:left="1440" w:hanging="360"/>
      </w:pPr>
    </w:lvl>
    <w:lvl w:ilvl="2" w:tplc="6988FF3A">
      <w:start w:val="1"/>
      <w:numFmt w:val="bullet"/>
      <w:lvlText w:val="■"/>
      <w:lvlJc w:val="left"/>
      <w:pPr>
        <w:ind w:left="2160" w:hanging="360"/>
      </w:pPr>
    </w:lvl>
    <w:lvl w:ilvl="3" w:tplc="FEDC02EE">
      <w:start w:val="1"/>
      <w:numFmt w:val="bullet"/>
      <w:lvlText w:val="●"/>
      <w:lvlJc w:val="left"/>
      <w:pPr>
        <w:ind w:left="2880" w:hanging="360"/>
      </w:pPr>
    </w:lvl>
    <w:lvl w:ilvl="4" w:tplc="E214C9F4">
      <w:start w:val="1"/>
      <w:numFmt w:val="bullet"/>
      <w:lvlText w:val="○"/>
      <w:lvlJc w:val="left"/>
      <w:pPr>
        <w:ind w:left="3600" w:hanging="360"/>
      </w:pPr>
    </w:lvl>
    <w:lvl w:ilvl="5" w:tplc="1FAC7D22">
      <w:start w:val="1"/>
      <w:numFmt w:val="bullet"/>
      <w:lvlText w:val="■"/>
      <w:lvlJc w:val="left"/>
      <w:pPr>
        <w:ind w:left="4320" w:hanging="360"/>
      </w:pPr>
    </w:lvl>
    <w:lvl w:ilvl="6" w:tplc="1FD48ABC">
      <w:start w:val="1"/>
      <w:numFmt w:val="bullet"/>
      <w:lvlText w:val="●"/>
      <w:lvlJc w:val="left"/>
      <w:pPr>
        <w:ind w:left="5040" w:hanging="360"/>
      </w:pPr>
    </w:lvl>
    <w:lvl w:ilvl="7" w:tplc="C4FA3CE8">
      <w:start w:val="1"/>
      <w:numFmt w:val="bullet"/>
      <w:lvlText w:val="●"/>
      <w:lvlJc w:val="left"/>
      <w:pPr>
        <w:ind w:left="5760" w:hanging="360"/>
      </w:pPr>
    </w:lvl>
    <w:lvl w:ilvl="8" w:tplc="EA2661EA">
      <w:start w:val="1"/>
      <w:numFmt w:val="bullet"/>
      <w:lvlText w:val="●"/>
      <w:lvlJc w:val="left"/>
      <w:pPr>
        <w:ind w:left="6480" w:hanging="360"/>
      </w:pPr>
    </w:lvl>
  </w:abstractNum>
  <w:abstractNum w:abstractNumId="1" w15:restartNumberingAfterBreak="0">
    <w:nsid w:val="77E9726C"/>
    <w:multiLevelType w:val="hybridMultilevel"/>
    <w:tmpl w:val="D5D26486"/>
    <w:lvl w:ilvl="0" w:tplc="089CA9D8">
      <w:start w:val="1"/>
      <w:numFmt w:val="bullet"/>
      <w:lvlText w:val="•"/>
      <w:lvlJc w:val="left"/>
      <w:pPr>
        <w:ind w:left="540" w:hanging="260"/>
      </w:pPr>
    </w:lvl>
    <w:lvl w:ilvl="1" w:tplc="5E2C1F3E">
      <w:numFmt w:val="decimal"/>
      <w:lvlText w:val=""/>
      <w:lvlJc w:val="left"/>
    </w:lvl>
    <w:lvl w:ilvl="2" w:tplc="FD2E6728">
      <w:numFmt w:val="decimal"/>
      <w:lvlText w:val=""/>
      <w:lvlJc w:val="left"/>
    </w:lvl>
    <w:lvl w:ilvl="3" w:tplc="C3BA466E">
      <w:numFmt w:val="decimal"/>
      <w:lvlText w:val=""/>
      <w:lvlJc w:val="left"/>
    </w:lvl>
    <w:lvl w:ilvl="4" w:tplc="46102A5A">
      <w:numFmt w:val="decimal"/>
      <w:lvlText w:val=""/>
      <w:lvlJc w:val="left"/>
    </w:lvl>
    <w:lvl w:ilvl="5" w:tplc="12DC0320">
      <w:numFmt w:val="decimal"/>
      <w:lvlText w:val=""/>
      <w:lvlJc w:val="left"/>
    </w:lvl>
    <w:lvl w:ilvl="6" w:tplc="5598FB22">
      <w:numFmt w:val="decimal"/>
      <w:lvlText w:val=""/>
      <w:lvlJc w:val="left"/>
    </w:lvl>
    <w:lvl w:ilvl="7" w:tplc="C90689C4">
      <w:numFmt w:val="decimal"/>
      <w:lvlText w:val=""/>
      <w:lvlJc w:val="left"/>
    </w:lvl>
    <w:lvl w:ilvl="8" w:tplc="A8C06E3C">
      <w:numFmt w:val="decimal"/>
      <w:lvlText w:val=""/>
      <w:lvlJc w:val="left"/>
    </w:lvl>
  </w:abstractNum>
  <w:num w:numId="1" w16cid:durableId="423497524">
    <w:abstractNumId w:val="0"/>
    <w:lvlOverride w:ilvl="0">
      <w:startOverride w:val="1"/>
    </w:lvlOverride>
  </w:num>
  <w:num w:numId="2" w16cid:durableId="689646935">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ourabh Meena">
    <w15:presenceInfo w15:providerId="Windows Live" w15:userId="cbcb508795a727f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56B2"/>
    <w:rsid w:val="002256B2"/>
    <w:rsid w:val="00324B59"/>
    <w:rsid w:val="00695720"/>
    <w:rsid w:val="008651AC"/>
    <w:rsid w:val="00B468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7CCEC"/>
  <w15:docId w15:val="{321C5BDC-C259-4F55-89D5-034B68FE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rFonts w:ascii="Georgia" w:eastAsia="Georgia" w:hAnsi="Georgia" w:cs="Georgia"/>
      <w:b/>
      <w:bCs/>
      <w:color w:val="1F3864"/>
      <w:sz w:val="36"/>
      <w:szCs w:val="36"/>
    </w:rPr>
  </w:style>
  <w:style w:type="paragraph" w:styleId="Heading2">
    <w:name w:val="heading 2"/>
    <w:uiPriority w:val="9"/>
    <w:unhideWhenUsed/>
    <w:qFormat/>
    <w:pPr>
      <w:spacing w:before="280" w:after="100"/>
      <w:outlineLvl w:val="1"/>
    </w:pPr>
    <w:rPr>
      <w:rFonts w:ascii="Georgia" w:eastAsia="Georgia" w:hAnsi="Georgia" w:cs="Georgia"/>
      <w:b/>
      <w:bCs/>
      <w:color w:val="1F3864"/>
      <w:sz w:val="28"/>
      <w:szCs w:val="28"/>
    </w:rPr>
  </w:style>
  <w:style w:type="paragraph" w:styleId="Heading3">
    <w:name w:val="heading 3"/>
    <w:uiPriority w:val="9"/>
    <w:unhideWhenUsed/>
    <w:qFormat/>
    <w:pPr>
      <w:spacing w:before="200" w:after="80"/>
      <w:outlineLvl w:val="2"/>
    </w:pPr>
    <w:rPr>
      <w:b/>
      <w:bCs/>
      <w:color w:val="9C5A2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695720"/>
    <w:rPr>
      <w:sz w:val="16"/>
      <w:szCs w:val="16"/>
    </w:rPr>
  </w:style>
  <w:style w:type="paragraph" w:styleId="CommentText">
    <w:name w:val="annotation text"/>
    <w:basedOn w:val="Normal"/>
    <w:link w:val="CommentTextChar"/>
    <w:uiPriority w:val="99"/>
    <w:unhideWhenUsed/>
    <w:rsid w:val="00695720"/>
    <w:rPr>
      <w:sz w:val="20"/>
      <w:szCs w:val="20"/>
    </w:rPr>
  </w:style>
  <w:style w:type="character" w:customStyle="1" w:styleId="CommentTextChar">
    <w:name w:val="Comment Text Char"/>
    <w:basedOn w:val="DefaultParagraphFont"/>
    <w:link w:val="CommentText"/>
    <w:uiPriority w:val="99"/>
    <w:rsid w:val="00695720"/>
    <w:rPr>
      <w:sz w:val="20"/>
      <w:szCs w:val="20"/>
    </w:rPr>
  </w:style>
  <w:style w:type="paragraph" w:styleId="CommentSubject">
    <w:name w:val="annotation subject"/>
    <w:basedOn w:val="CommentText"/>
    <w:next w:val="CommentText"/>
    <w:link w:val="CommentSubjectChar"/>
    <w:uiPriority w:val="99"/>
    <w:semiHidden/>
    <w:unhideWhenUsed/>
    <w:rsid w:val="00695720"/>
    <w:rPr>
      <w:b/>
      <w:bCs/>
    </w:rPr>
  </w:style>
  <w:style w:type="character" w:customStyle="1" w:styleId="CommentSubjectChar">
    <w:name w:val="Comment Subject Char"/>
    <w:basedOn w:val="CommentTextChar"/>
    <w:link w:val="CommentSubject"/>
    <w:uiPriority w:val="99"/>
    <w:semiHidden/>
    <w:rsid w:val="0069572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10</Pages>
  <Words>2273</Words>
  <Characters>12957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Sourabh Meena</cp:lastModifiedBy>
  <cp:revision>2</cp:revision>
  <dcterms:created xsi:type="dcterms:W3CDTF">2026-04-16T15:06:00Z</dcterms:created>
  <dcterms:modified xsi:type="dcterms:W3CDTF">2026-04-18T06:08:00Z</dcterms:modified>
</cp:coreProperties>
</file>